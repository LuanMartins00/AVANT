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DD3642" w14:textId="2F054073" w:rsidR="00EA20A3" w:rsidRPr="00EA20A3" w:rsidRDefault="5FA18A85" w:rsidP="00EA20A3">
      <w:pPr>
        <w:pStyle w:val="Ttulo"/>
      </w:pPr>
      <w:bookmarkStart w:id="0" w:name="_Toc118654374"/>
      <w:bookmarkStart w:id="1" w:name="_Toc483916783"/>
      <w:bookmarkStart w:id="2" w:name="_Toc483916828"/>
      <w:bookmarkStart w:id="3" w:name="_Toc484509749"/>
      <w:r>
        <w:t>APRENDIZAGEM PROJETO INTEGRADO – LOG Kpi</w:t>
      </w:r>
    </w:p>
    <w:p w14:paraId="70AE623E" w14:textId="77777777" w:rsidR="00EA20A3" w:rsidRDefault="00EA20A3" w:rsidP="00EA20A3"/>
    <w:p w14:paraId="79E8ADA6" w14:textId="5ADEC80A" w:rsidR="00831A72" w:rsidRPr="001E659E" w:rsidRDefault="001E659E" w:rsidP="001E659E">
      <w:pPr>
        <w:ind w:firstLine="0"/>
      </w:pPr>
      <w:r>
        <w:t xml:space="preserve">Evelyn </w:t>
      </w:r>
      <w:proofErr w:type="gramStart"/>
      <w:r>
        <w:t xml:space="preserve">Caroline </w:t>
      </w:r>
      <w:r w:rsidR="47D944FF">
        <w:t xml:space="preserve"> –</w:t>
      </w:r>
      <w:proofErr w:type="gramEnd"/>
      <w:r w:rsidR="47D944FF">
        <w:t xml:space="preserve"> </w:t>
      </w:r>
      <w:proofErr w:type="spellStart"/>
      <w:r w:rsidR="47D944FF">
        <w:t>Product</w:t>
      </w:r>
      <w:proofErr w:type="spellEnd"/>
      <w:r w:rsidR="47D944FF">
        <w:t xml:space="preserve"> </w:t>
      </w:r>
      <w:proofErr w:type="spellStart"/>
      <w:r w:rsidR="47D944FF">
        <w:t>Owner</w:t>
      </w:r>
      <w:proofErr w:type="spellEnd"/>
      <w:r w:rsidR="44741A00">
        <w:t xml:space="preserve"> </w:t>
      </w:r>
    </w:p>
    <w:p w14:paraId="3304A736" w14:textId="6D121131" w:rsidR="00831A72" w:rsidRDefault="00DC1E9F" w:rsidP="00DC1E9F">
      <w:pPr>
        <w:ind w:firstLine="0"/>
      </w:pPr>
      <w:r>
        <w:t xml:space="preserve">Renan Nascimento – Scrum Master </w:t>
      </w:r>
      <w:r w:rsidR="44741A00">
        <w:t xml:space="preserve"> </w:t>
      </w:r>
    </w:p>
    <w:p w14:paraId="4C41D627" w14:textId="30A3337E" w:rsidR="00DC1E9F" w:rsidRDefault="00DC1E9F" w:rsidP="35ABF20D">
      <w:pPr>
        <w:ind w:firstLine="0"/>
      </w:pPr>
      <w:r>
        <w:t>Cauê Santos da Silva</w:t>
      </w:r>
    </w:p>
    <w:p w14:paraId="7FB9D224" w14:textId="008D63B4" w:rsidR="00831A72" w:rsidRDefault="001E659E" w:rsidP="35ABF20D">
      <w:pPr>
        <w:ind w:firstLine="0"/>
      </w:pPr>
      <w:r>
        <w:t>Gabrielle</w:t>
      </w:r>
      <w:r w:rsidR="2E71DF60">
        <w:t xml:space="preserve"> </w:t>
      </w:r>
    </w:p>
    <w:p w14:paraId="6042C4CF" w14:textId="76E6DCAD" w:rsidR="0032342D" w:rsidRDefault="00DC1E9F" w:rsidP="35ABF20D">
      <w:pPr>
        <w:ind w:firstLine="0"/>
      </w:pPr>
      <w:proofErr w:type="spellStart"/>
      <w:r>
        <w:t>Lucan</w:t>
      </w:r>
      <w:proofErr w:type="spellEnd"/>
      <w:r>
        <w:t xml:space="preserve"> Marques</w:t>
      </w:r>
    </w:p>
    <w:p w14:paraId="366648D1" w14:textId="12A85763" w:rsidR="00DC1E9F" w:rsidRDefault="00DC1E9F" w:rsidP="00DC1E9F">
      <w:pPr>
        <w:ind w:firstLine="0"/>
      </w:pPr>
      <w:r>
        <w:t>Luan Martins</w:t>
      </w:r>
    </w:p>
    <w:p w14:paraId="51E54F52" w14:textId="77777777" w:rsidR="00DC1E9F" w:rsidRPr="00DC1E9F" w:rsidRDefault="00DC1E9F" w:rsidP="35ABF20D">
      <w:pPr>
        <w:ind w:firstLine="0"/>
      </w:pPr>
    </w:p>
    <w:p w14:paraId="62AFA9A4" w14:textId="77A13B5C" w:rsidR="00831A72" w:rsidRDefault="00DC1E9F" w:rsidP="00DC1E9F">
      <w:pPr>
        <w:ind w:left="0" w:firstLine="0"/>
      </w:pPr>
      <w:r>
        <w:t xml:space="preserve">     </w:t>
      </w:r>
      <w:r w:rsidR="06D74F23">
        <w:t xml:space="preserve">Professor </w:t>
      </w:r>
      <w:r w:rsidR="4105048F">
        <w:t>Orientador</w:t>
      </w:r>
      <w:r w:rsidR="06D74F23">
        <w:t>:</w:t>
      </w:r>
      <w:r w:rsidR="66D521CC">
        <w:t xml:space="preserve"> </w:t>
      </w:r>
      <w:r>
        <w:t>Bastos</w:t>
      </w:r>
    </w:p>
    <w:p w14:paraId="2279FCA7" w14:textId="30B48EAC" w:rsidR="0032342D" w:rsidRPr="00831A72" w:rsidRDefault="06D74F23" w:rsidP="00703522">
      <w:pPr>
        <w:ind w:firstLine="0"/>
      </w:pPr>
      <w:r>
        <w:t xml:space="preserve">Professor </w:t>
      </w:r>
      <w:r w:rsidR="5BF0D611">
        <w:t>Mestre</w:t>
      </w:r>
      <w:r>
        <w:t>:</w:t>
      </w:r>
      <w:r w:rsidR="79BF1E7B">
        <w:t xml:space="preserve"> Marcus </w:t>
      </w:r>
      <w:proofErr w:type="spellStart"/>
      <w:r w:rsidR="79BF1E7B">
        <w:t>Vinícios</w:t>
      </w:r>
      <w:proofErr w:type="spellEnd"/>
      <w:r w:rsidR="79BF1E7B">
        <w:t xml:space="preserve"> Nascimento</w:t>
      </w:r>
    </w:p>
    <w:bookmarkEnd w:id="0"/>
    <w:bookmarkEnd w:id="1"/>
    <w:bookmarkEnd w:id="2"/>
    <w:bookmarkEnd w:id="3"/>
    <w:p w14:paraId="41C766EC" w14:textId="77777777" w:rsidR="00831A72" w:rsidRDefault="00831A72" w:rsidP="3382869A">
      <w:pPr>
        <w:autoSpaceDE w:val="0"/>
        <w:autoSpaceDN w:val="0"/>
        <w:adjustRightInd w:val="0"/>
        <w:spacing w:line="360" w:lineRule="auto"/>
        <w:ind w:left="0" w:firstLine="0"/>
      </w:pPr>
    </w:p>
    <w:p w14:paraId="44991B86" w14:textId="40C1ABFC" w:rsidR="00DC1E9F" w:rsidRDefault="00703522" w:rsidP="00DC1E9F">
      <w:pPr>
        <w:autoSpaceDE w:val="0"/>
        <w:autoSpaceDN w:val="0"/>
        <w:adjustRightInd w:val="0"/>
        <w:spacing w:line="360" w:lineRule="auto"/>
        <w:ind w:firstLine="0"/>
      </w:pPr>
      <w:r>
        <w:t>Resumo do projeto:</w:t>
      </w:r>
    </w:p>
    <w:p w14:paraId="677D73A6" w14:textId="1C1BD352" w:rsidR="00DC1E9F" w:rsidRPr="00DC1E9F" w:rsidRDefault="00DC1E9F" w:rsidP="00703522">
      <w:pPr>
        <w:autoSpaceDE w:val="0"/>
        <w:autoSpaceDN w:val="0"/>
        <w:adjustRightInd w:val="0"/>
        <w:spacing w:line="360" w:lineRule="auto"/>
        <w:ind w:firstLine="0"/>
        <w:rPr>
          <w:sz w:val="20"/>
          <w:szCs w:val="20"/>
        </w:rPr>
      </w:pPr>
      <w:r>
        <w:rPr>
          <w:sz w:val="20"/>
          <w:szCs w:val="20"/>
        </w:rPr>
        <w:t>O projeto “Analise Integrada de Segurança Viária no Brasil” busca analisar dados de acidentes no período entre 2020 a 2025, visando exibir em um modelo de Dashboard</w:t>
      </w:r>
      <w:r w:rsidR="00633676">
        <w:rPr>
          <w:sz w:val="20"/>
          <w:szCs w:val="20"/>
        </w:rPr>
        <w:t xml:space="preserve"> pelo Power BI</w:t>
      </w:r>
      <w:r>
        <w:rPr>
          <w:sz w:val="20"/>
          <w:szCs w:val="20"/>
        </w:rPr>
        <w:t xml:space="preserve"> informações como: Separação de seriedade de acidentes baseado em “sem vítimas, feridos e fatais”, áreas e períodos com o maior índice de acidentes, Top 5 motivos de acidentes, como motoristas adormecidos</w:t>
      </w:r>
      <w:r w:rsidR="009E0D69">
        <w:rPr>
          <w:sz w:val="20"/>
          <w:szCs w:val="20"/>
        </w:rPr>
        <w:t>, bêbados</w:t>
      </w:r>
      <w:r>
        <w:rPr>
          <w:sz w:val="20"/>
          <w:szCs w:val="20"/>
        </w:rPr>
        <w:t xml:space="preserve"> ou distraídos pelo use celular, </w:t>
      </w:r>
      <w:r w:rsidR="00633676">
        <w:rPr>
          <w:sz w:val="20"/>
          <w:szCs w:val="20"/>
        </w:rPr>
        <w:t>taxa de mortes por cem mil habitantes, correlação entre o aumento de cargas pesadas e acidentes fatais, estado com o maior índice de acidentes fatais, índice de acidentes envolvendo motoristas masculinos e femininos, ETC.</w:t>
      </w:r>
    </w:p>
    <w:p w14:paraId="0FBE0DFA" w14:textId="15A32433" w:rsidR="1365B44E" w:rsidRDefault="1365B44E" w:rsidP="35ABF20D">
      <w:pPr>
        <w:spacing w:line="360" w:lineRule="auto"/>
        <w:ind w:firstLine="0"/>
        <w:rPr>
          <w:rFonts w:eastAsia="Calibri" w:cs="Calibri"/>
          <w:color w:val="000000" w:themeColor="text1"/>
          <w:sz w:val="20"/>
          <w:szCs w:val="20"/>
        </w:rPr>
      </w:pPr>
      <w:r w:rsidRPr="35ABF20D">
        <w:rPr>
          <w:rFonts w:eastAsia="Calibri" w:cs="Calibri"/>
          <w:color w:val="000000" w:themeColor="text1"/>
          <w:sz w:val="20"/>
          <w:szCs w:val="20"/>
          <w:lang w:val="en-US"/>
        </w:rPr>
        <w:t xml:space="preserve">Palavras-Chave: </w:t>
      </w:r>
      <w:proofErr w:type="gramStart"/>
      <w:r w:rsidR="00633676">
        <w:rPr>
          <w:rFonts w:eastAsia="Calibri" w:cs="Calibri"/>
          <w:color w:val="000000" w:themeColor="text1"/>
          <w:sz w:val="20"/>
          <w:szCs w:val="20"/>
          <w:lang w:val="en-US"/>
        </w:rPr>
        <w:t xml:space="preserve">Acidentes </w:t>
      </w:r>
      <w:r w:rsidRPr="35ABF20D">
        <w:rPr>
          <w:rFonts w:eastAsia="Calibri" w:cs="Calibri"/>
          <w:color w:val="000000" w:themeColor="text1"/>
          <w:sz w:val="20"/>
          <w:szCs w:val="20"/>
          <w:lang w:val="en-US"/>
        </w:rPr>
        <w:t>;</w:t>
      </w:r>
      <w:proofErr w:type="gramEnd"/>
      <w:r w:rsidRPr="35ABF20D">
        <w:rPr>
          <w:rFonts w:eastAsia="Calibri" w:cs="Calibri"/>
          <w:color w:val="000000" w:themeColor="text1"/>
          <w:sz w:val="20"/>
          <w:szCs w:val="20"/>
          <w:lang w:val="en-US"/>
        </w:rPr>
        <w:t xml:space="preserve"> </w:t>
      </w:r>
      <w:r w:rsidR="00633676">
        <w:rPr>
          <w:rFonts w:eastAsia="Calibri" w:cs="Calibri"/>
          <w:color w:val="000000" w:themeColor="text1"/>
          <w:sz w:val="20"/>
          <w:szCs w:val="20"/>
          <w:lang w:val="en-US"/>
        </w:rPr>
        <w:t xml:space="preserve">Cargas Pesadas </w:t>
      </w:r>
      <w:r w:rsidRPr="35ABF20D">
        <w:rPr>
          <w:rFonts w:eastAsia="Calibri" w:cs="Calibri"/>
          <w:color w:val="000000" w:themeColor="text1"/>
          <w:sz w:val="20"/>
          <w:szCs w:val="20"/>
          <w:lang w:val="en-US"/>
        </w:rPr>
        <w:t>;</w:t>
      </w:r>
      <w:r w:rsidR="00633676">
        <w:rPr>
          <w:rFonts w:eastAsia="Calibri" w:cs="Calibri"/>
          <w:color w:val="000000" w:themeColor="text1"/>
          <w:sz w:val="20"/>
          <w:szCs w:val="20"/>
          <w:lang w:val="en-US"/>
        </w:rPr>
        <w:t xml:space="preserve"> Indice </w:t>
      </w:r>
      <w:r w:rsidRPr="35ABF20D">
        <w:rPr>
          <w:rFonts w:eastAsia="Calibri" w:cs="Calibri"/>
          <w:color w:val="000000" w:themeColor="text1"/>
          <w:sz w:val="20"/>
          <w:szCs w:val="20"/>
          <w:lang w:val="en-US"/>
        </w:rPr>
        <w:t xml:space="preserve">; </w:t>
      </w:r>
      <w:r w:rsidR="00633676">
        <w:rPr>
          <w:rFonts w:eastAsia="Calibri" w:cs="Calibri"/>
          <w:color w:val="000000" w:themeColor="text1"/>
          <w:sz w:val="20"/>
          <w:szCs w:val="20"/>
          <w:lang w:val="en-US"/>
        </w:rPr>
        <w:t>Power Bi</w:t>
      </w:r>
      <w:r w:rsidRPr="35ABF20D">
        <w:rPr>
          <w:rFonts w:eastAsia="Calibri" w:cs="Calibri"/>
          <w:color w:val="000000" w:themeColor="text1"/>
          <w:sz w:val="20"/>
          <w:szCs w:val="20"/>
          <w:lang w:val="en-US"/>
        </w:rPr>
        <w:t xml:space="preserve">; Potencial de Carga; </w:t>
      </w:r>
      <w:r w:rsidR="00633676">
        <w:rPr>
          <w:rFonts w:eastAsia="Calibri" w:cs="Calibri"/>
          <w:color w:val="000000" w:themeColor="text1"/>
          <w:sz w:val="20"/>
          <w:szCs w:val="20"/>
          <w:lang w:val="en-US"/>
        </w:rPr>
        <w:t>Analise.</w:t>
      </w:r>
      <w:r>
        <w:br/>
      </w:r>
    </w:p>
    <w:p w14:paraId="4F0FA5D7" w14:textId="07D4C72E" w:rsidR="00703522" w:rsidRDefault="00703522" w:rsidP="00703522">
      <w:pPr>
        <w:autoSpaceDE w:val="0"/>
        <w:autoSpaceDN w:val="0"/>
        <w:adjustRightInd w:val="0"/>
        <w:spacing w:line="360" w:lineRule="auto"/>
        <w:ind w:firstLine="0"/>
      </w:pPr>
      <w:r>
        <w:t>Abstract:</w:t>
      </w:r>
    </w:p>
    <w:p w14:paraId="344DD6F7" w14:textId="77777777" w:rsidR="009E0D69" w:rsidRDefault="00D17144" w:rsidP="009E0D69">
      <w:pPr>
        <w:autoSpaceDE w:val="0"/>
        <w:autoSpaceDN w:val="0"/>
        <w:adjustRightInd w:val="0"/>
        <w:spacing w:line="360" w:lineRule="auto"/>
        <w:ind w:firstLine="0"/>
        <w:rPr>
          <w:sz w:val="20"/>
          <w:szCs w:val="20"/>
        </w:rPr>
      </w:pPr>
      <w:r>
        <w:rPr>
          <w:sz w:val="20"/>
          <w:szCs w:val="20"/>
        </w:rPr>
        <w:t xml:space="preserve">The Project “ </w:t>
      </w:r>
      <w:proofErr w:type="spellStart"/>
      <w:r>
        <w:rPr>
          <w:sz w:val="20"/>
          <w:szCs w:val="20"/>
        </w:rPr>
        <w:t>Brazil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Integrated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Aerial</w:t>
      </w:r>
      <w:proofErr w:type="spellEnd"/>
      <w:r>
        <w:rPr>
          <w:sz w:val="20"/>
          <w:szCs w:val="20"/>
        </w:rPr>
        <w:t xml:space="preserve"> Security </w:t>
      </w:r>
      <w:proofErr w:type="spellStart"/>
      <w:r>
        <w:rPr>
          <w:sz w:val="20"/>
          <w:szCs w:val="20"/>
        </w:rPr>
        <w:t>Analisis</w:t>
      </w:r>
      <w:proofErr w:type="spellEnd"/>
      <w:r>
        <w:rPr>
          <w:sz w:val="20"/>
          <w:szCs w:val="20"/>
        </w:rPr>
        <w:t xml:space="preserve">” </w:t>
      </w:r>
      <w:proofErr w:type="spellStart"/>
      <w:r>
        <w:rPr>
          <w:sz w:val="20"/>
          <w:szCs w:val="20"/>
        </w:rPr>
        <w:t>seeks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analise data </w:t>
      </w:r>
      <w:proofErr w:type="spellStart"/>
      <w:r>
        <w:rPr>
          <w:sz w:val="20"/>
          <w:szCs w:val="20"/>
        </w:rPr>
        <w:t>from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</w:t>
      </w:r>
      <w:r w:rsidR="009E0D69">
        <w:rPr>
          <w:sz w:val="20"/>
          <w:szCs w:val="20"/>
        </w:rPr>
        <w:t>c</w:t>
      </w:r>
      <w:r>
        <w:rPr>
          <w:sz w:val="20"/>
          <w:szCs w:val="20"/>
        </w:rPr>
        <w:t>identes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from</w:t>
      </w:r>
      <w:proofErr w:type="spellEnd"/>
      <w:r>
        <w:rPr>
          <w:sz w:val="20"/>
          <w:szCs w:val="20"/>
        </w:rPr>
        <w:t xml:space="preserve"> 2020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2025, </w:t>
      </w:r>
      <w:proofErr w:type="spellStart"/>
      <w:r>
        <w:rPr>
          <w:sz w:val="20"/>
          <w:szCs w:val="20"/>
        </w:rPr>
        <w:t>wanting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 xml:space="preserve"> show in a Dashboard </w:t>
      </w:r>
      <w:proofErr w:type="spellStart"/>
      <w:r>
        <w:rPr>
          <w:sz w:val="20"/>
          <w:szCs w:val="20"/>
        </w:rPr>
        <w:t>model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trough</w:t>
      </w:r>
      <w:proofErr w:type="spellEnd"/>
      <w:r>
        <w:rPr>
          <w:sz w:val="20"/>
          <w:szCs w:val="20"/>
        </w:rPr>
        <w:t xml:space="preserve"> Power Bi </w:t>
      </w:r>
      <w:proofErr w:type="spellStart"/>
      <w:r>
        <w:rPr>
          <w:sz w:val="20"/>
          <w:szCs w:val="20"/>
        </w:rPr>
        <w:t>information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such</w:t>
      </w:r>
      <w:proofErr w:type="spellEnd"/>
      <w:r>
        <w:rPr>
          <w:sz w:val="20"/>
          <w:szCs w:val="20"/>
        </w:rPr>
        <w:t xml:space="preserve"> as: </w:t>
      </w:r>
      <w:proofErr w:type="spellStart"/>
      <w:r>
        <w:rPr>
          <w:sz w:val="20"/>
          <w:szCs w:val="20"/>
        </w:rPr>
        <w:t>separation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</w:t>
      </w:r>
      <w:r w:rsidR="009E0D69">
        <w:rPr>
          <w:sz w:val="20"/>
          <w:szCs w:val="20"/>
        </w:rPr>
        <w:t>c</w:t>
      </w:r>
      <w:r>
        <w:rPr>
          <w:sz w:val="20"/>
          <w:szCs w:val="20"/>
        </w:rPr>
        <w:t>idente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severity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trough</w:t>
      </w:r>
      <w:proofErr w:type="spellEnd"/>
      <w:r>
        <w:rPr>
          <w:sz w:val="20"/>
          <w:szCs w:val="20"/>
        </w:rPr>
        <w:t xml:space="preserve"> “No </w:t>
      </w:r>
      <w:proofErr w:type="spellStart"/>
      <w:r>
        <w:rPr>
          <w:sz w:val="20"/>
          <w:szCs w:val="20"/>
        </w:rPr>
        <w:t>victms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Injured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Fatal”, </w:t>
      </w:r>
      <w:proofErr w:type="spellStart"/>
      <w:r>
        <w:rPr>
          <w:sz w:val="20"/>
          <w:szCs w:val="20"/>
        </w:rPr>
        <w:t>Areas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periods</w:t>
      </w:r>
      <w:proofErr w:type="spellEnd"/>
      <w:r>
        <w:rPr>
          <w:sz w:val="20"/>
          <w:szCs w:val="20"/>
        </w:rPr>
        <w:t xml:space="preserve"> </w:t>
      </w:r>
      <w:proofErr w:type="spellStart"/>
      <w:r w:rsidR="009E0D69">
        <w:rPr>
          <w:sz w:val="20"/>
          <w:szCs w:val="20"/>
        </w:rPr>
        <w:t>with</w:t>
      </w:r>
      <w:proofErr w:type="spellEnd"/>
      <w:r w:rsidR="009E0D69">
        <w:rPr>
          <w:sz w:val="20"/>
          <w:szCs w:val="20"/>
        </w:rPr>
        <w:t xml:space="preserve"> </w:t>
      </w:r>
      <w:proofErr w:type="spellStart"/>
      <w:r w:rsidR="009E0D69">
        <w:rPr>
          <w:sz w:val="20"/>
          <w:szCs w:val="20"/>
        </w:rPr>
        <w:t>higher</w:t>
      </w:r>
      <w:proofErr w:type="spellEnd"/>
      <w:r w:rsidR="009E0D69">
        <w:rPr>
          <w:sz w:val="20"/>
          <w:szCs w:val="20"/>
        </w:rPr>
        <w:t xml:space="preserve"> </w:t>
      </w:r>
      <w:proofErr w:type="spellStart"/>
      <w:r w:rsidR="009E0D69">
        <w:rPr>
          <w:sz w:val="20"/>
          <w:szCs w:val="20"/>
        </w:rPr>
        <w:t>accidentes</w:t>
      </w:r>
      <w:proofErr w:type="spellEnd"/>
      <w:r w:rsidR="009E0D69">
        <w:rPr>
          <w:sz w:val="20"/>
          <w:szCs w:val="20"/>
        </w:rPr>
        <w:t xml:space="preserve"> rate, Top 5 </w:t>
      </w:r>
      <w:proofErr w:type="spellStart"/>
      <w:r w:rsidR="009E0D69">
        <w:rPr>
          <w:sz w:val="20"/>
          <w:szCs w:val="20"/>
        </w:rPr>
        <w:t>accidents</w:t>
      </w:r>
      <w:proofErr w:type="spellEnd"/>
      <w:r w:rsidR="009E0D69">
        <w:rPr>
          <w:sz w:val="20"/>
          <w:szCs w:val="20"/>
        </w:rPr>
        <w:t xml:space="preserve"> </w:t>
      </w:r>
      <w:proofErr w:type="spellStart"/>
      <w:r w:rsidR="009E0D69">
        <w:rPr>
          <w:sz w:val="20"/>
          <w:szCs w:val="20"/>
        </w:rPr>
        <w:t>reasons</w:t>
      </w:r>
      <w:proofErr w:type="spellEnd"/>
      <w:r w:rsidR="009E0D69">
        <w:rPr>
          <w:sz w:val="20"/>
          <w:szCs w:val="20"/>
        </w:rPr>
        <w:t xml:space="preserve">, </w:t>
      </w:r>
      <w:proofErr w:type="spellStart"/>
      <w:r w:rsidR="009E0D69">
        <w:rPr>
          <w:sz w:val="20"/>
          <w:szCs w:val="20"/>
        </w:rPr>
        <w:t>such</w:t>
      </w:r>
      <w:proofErr w:type="spellEnd"/>
      <w:r w:rsidR="009E0D69">
        <w:rPr>
          <w:sz w:val="20"/>
          <w:szCs w:val="20"/>
        </w:rPr>
        <w:t xml:space="preserve"> as </w:t>
      </w:r>
      <w:proofErr w:type="spellStart"/>
      <w:r w:rsidR="009E0D69">
        <w:rPr>
          <w:sz w:val="20"/>
          <w:szCs w:val="20"/>
        </w:rPr>
        <w:t>drunk</w:t>
      </w:r>
      <w:proofErr w:type="spellEnd"/>
      <w:r w:rsidR="009E0D69">
        <w:rPr>
          <w:sz w:val="20"/>
          <w:szCs w:val="20"/>
        </w:rPr>
        <w:t xml:space="preserve">, </w:t>
      </w:r>
      <w:proofErr w:type="spellStart"/>
      <w:r w:rsidR="009E0D69">
        <w:rPr>
          <w:sz w:val="20"/>
          <w:szCs w:val="20"/>
        </w:rPr>
        <w:t>sleepy</w:t>
      </w:r>
      <w:proofErr w:type="spellEnd"/>
      <w:r w:rsidR="009E0D69">
        <w:rPr>
          <w:sz w:val="20"/>
          <w:szCs w:val="20"/>
        </w:rPr>
        <w:t xml:space="preserve"> </w:t>
      </w:r>
      <w:proofErr w:type="spellStart"/>
      <w:r w:rsidR="009E0D69">
        <w:rPr>
          <w:sz w:val="20"/>
          <w:szCs w:val="20"/>
        </w:rPr>
        <w:t>and</w:t>
      </w:r>
      <w:proofErr w:type="spellEnd"/>
      <w:r w:rsidR="009E0D69">
        <w:rPr>
          <w:sz w:val="20"/>
          <w:szCs w:val="20"/>
        </w:rPr>
        <w:t xml:space="preserve"> </w:t>
      </w:r>
      <w:proofErr w:type="spellStart"/>
      <w:r w:rsidR="009E0D69">
        <w:rPr>
          <w:sz w:val="20"/>
          <w:szCs w:val="20"/>
        </w:rPr>
        <w:t>distracted</w:t>
      </w:r>
      <w:proofErr w:type="spellEnd"/>
      <w:r w:rsidR="009E0D69">
        <w:rPr>
          <w:sz w:val="20"/>
          <w:szCs w:val="20"/>
        </w:rPr>
        <w:t xml:space="preserve"> </w:t>
      </w:r>
      <w:proofErr w:type="spellStart"/>
      <w:r w:rsidR="009E0D69">
        <w:rPr>
          <w:sz w:val="20"/>
          <w:szCs w:val="20"/>
        </w:rPr>
        <w:t>by</w:t>
      </w:r>
      <w:proofErr w:type="spellEnd"/>
      <w:r w:rsidR="009E0D69">
        <w:rPr>
          <w:sz w:val="20"/>
          <w:szCs w:val="20"/>
        </w:rPr>
        <w:t xml:space="preserve"> </w:t>
      </w:r>
      <w:proofErr w:type="spellStart"/>
      <w:r w:rsidR="009E0D69">
        <w:rPr>
          <w:sz w:val="20"/>
          <w:szCs w:val="20"/>
        </w:rPr>
        <w:t>cellphone</w:t>
      </w:r>
      <w:proofErr w:type="spellEnd"/>
      <w:r w:rsidR="009E0D69">
        <w:rPr>
          <w:sz w:val="20"/>
          <w:szCs w:val="20"/>
        </w:rPr>
        <w:t xml:space="preserve"> drivers, death </w:t>
      </w:r>
      <w:proofErr w:type="spellStart"/>
      <w:r w:rsidR="009E0D69">
        <w:rPr>
          <w:sz w:val="20"/>
          <w:szCs w:val="20"/>
        </w:rPr>
        <w:t>ratio</w:t>
      </w:r>
      <w:proofErr w:type="spellEnd"/>
      <w:r w:rsidR="009E0D69">
        <w:rPr>
          <w:sz w:val="20"/>
          <w:szCs w:val="20"/>
        </w:rPr>
        <w:t xml:space="preserve"> </w:t>
      </w:r>
      <w:proofErr w:type="spellStart"/>
      <w:r w:rsidR="009E0D69">
        <w:rPr>
          <w:sz w:val="20"/>
          <w:szCs w:val="20"/>
        </w:rPr>
        <w:t>by</w:t>
      </w:r>
      <w:proofErr w:type="spellEnd"/>
      <w:r w:rsidR="009E0D69">
        <w:rPr>
          <w:sz w:val="20"/>
          <w:szCs w:val="20"/>
        </w:rPr>
        <w:t xml:space="preserve"> 100 </w:t>
      </w:r>
      <w:proofErr w:type="spellStart"/>
      <w:r w:rsidR="009E0D69">
        <w:rPr>
          <w:sz w:val="20"/>
          <w:szCs w:val="20"/>
        </w:rPr>
        <w:t>thousends</w:t>
      </w:r>
      <w:proofErr w:type="spellEnd"/>
      <w:r w:rsidR="009E0D69">
        <w:rPr>
          <w:sz w:val="20"/>
          <w:szCs w:val="20"/>
        </w:rPr>
        <w:t xml:space="preserve"> </w:t>
      </w:r>
      <w:proofErr w:type="spellStart"/>
      <w:r w:rsidR="009E0D69">
        <w:rPr>
          <w:sz w:val="20"/>
          <w:szCs w:val="20"/>
        </w:rPr>
        <w:t>habitants</w:t>
      </w:r>
      <w:proofErr w:type="spellEnd"/>
      <w:r w:rsidR="009E0D69">
        <w:rPr>
          <w:sz w:val="20"/>
          <w:szCs w:val="20"/>
        </w:rPr>
        <w:t xml:space="preserve">, </w:t>
      </w:r>
      <w:proofErr w:type="spellStart"/>
      <w:r w:rsidR="009E0D69">
        <w:rPr>
          <w:sz w:val="20"/>
          <w:szCs w:val="20"/>
        </w:rPr>
        <w:t>correlation</w:t>
      </w:r>
      <w:proofErr w:type="spellEnd"/>
      <w:r w:rsidR="009E0D69">
        <w:rPr>
          <w:sz w:val="20"/>
          <w:szCs w:val="20"/>
        </w:rPr>
        <w:t xml:space="preserve"> </w:t>
      </w:r>
      <w:proofErr w:type="spellStart"/>
      <w:r w:rsidR="009E0D69">
        <w:rPr>
          <w:sz w:val="20"/>
          <w:szCs w:val="20"/>
        </w:rPr>
        <w:t>between</w:t>
      </w:r>
      <w:proofErr w:type="spellEnd"/>
      <w:r w:rsidR="009E0D69">
        <w:rPr>
          <w:sz w:val="20"/>
          <w:szCs w:val="20"/>
        </w:rPr>
        <w:t xml:space="preserve"> </w:t>
      </w:r>
      <w:proofErr w:type="spellStart"/>
      <w:r w:rsidR="009E0D69">
        <w:rPr>
          <w:sz w:val="20"/>
          <w:szCs w:val="20"/>
        </w:rPr>
        <w:t>the</w:t>
      </w:r>
      <w:proofErr w:type="spellEnd"/>
      <w:r w:rsidR="009E0D69">
        <w:rPr>
          <w:sz w:val="20"/>
          <w:szCs w:val="20"/>
        </w:rPr>
        <w:t xml:space="preserve"> </w:t>
      </w:r>
      <w:proofErr w:type="spellStart"/>
      <w:r w:rsidR="009E0D69">
        <w:rPr>
          <w:sz w:val="20"/>
          <w:szCs w:val="20"/>
        </w:rPr>
        <w:t>rise</w:t>
      </w:r>
      <w:proofErr w:type="spellEnd"/>
      <w:r w:rsidR="009E0D69">
        <w:rPr>
          <w:sz w:val="20"/>
          <w:szCs w:val="20"/>
        </w:rPr>
        <w:t xml:space="preserve"> </w:t>
      </w:r>
      <w:proofErr w:type="spellStart"/>
      <w:r w:rsidR="009E0D69">
        <w:rPr>
          <w:sz w:val="20"/>
          <w:szCs w:val="20"/>
        </w:rPr>
        <w:t>of</w:t>
      </w:r>
      <w:proofErr w:type="spellEnd"/>
      <w:r w:rsidR="009E0D69">
        <w:rPr>
          <w:sz w:val="20"/>
          <w:szCs w:val="20"/>
        </w:rPr>
        <w:t xml:space="preserve"> </w:t>
      </w:r>
      <w:proofErr w:type="spellStart"/>
      <w:r w:rsidR="009E0D69">
        <w:rPr>
          <w:sz w:val="20"/>
          <w:szCs w:val="20"/>
        </w:rPr>
        <w:t>the</w:t>
      </w:r>
      <w:proofErr w:type="spellEnd"/>
      <w:r w:rsidR="009E0D69">
        <w:rPr>
          <w:sz w:val="20"/>
          <w:szCs w:val="20"/>
        </w:rPr>
        <w:t xml:space="preserve"> </w:t>
      </w:r>
      <w:proofErr w:type="spellStart"/>
      <w:r w:rsidR="009E0D69">
        <w:rPr>
          <w:sz w:val="20"/>
          <w:szCs w:val="20"/>
        </w:rPr>
        <w:t>number</w:t>
      </w:r>
      <w:proofErr w:type="spellEnd"/>
      <w:r w:rsidR="009E0D69">
        <w:rPr>
          <w:sz w:val="20"/>
          <w:szCs w:val="20"/>
        </w:rPr>
        <w:t xml:space="preserve"> </w:t>
      </w:r>
      <w:proofErr w:type="spellStart"/>
      <w:r w:rsidR="009E0D69">
        <w:rPr>
          <w:sz w:val="20"/>
          <w:szCs w:val="20"/>
        </w:rPr>
        <w:t>of</w:t>
      </w:r>
      <w:proofErr w:type="spellEnd"/>
      <w:r w:rsidR="009E0D69">
        <w:rPr>
          <w:sz w:val="20"/>
          <w:szCs w:val="20"/>
        </w:rPr>
        <w:t xml:space="preserve"> heavy cargo </w:t>
      </w:r>
      <w:proofErr w:type="spellStart"/>
      <w:r w:rsidR="009E0D69">
        <w:rPr>
          <w:sz w:val="20"/>
          <w:szCs w:val="20"/>
        </w:rPr>
        <w:t>and</w:t>
      </w:r>
      <w:proofErr w:type="spellEnd"/>
      <w:r w:rsidR="009E0D69">
        <w:rPr>
          <w:sz w:val="20"/>
          <w:szCs w:val="20"/>
        </w:rPr>
        <w:t xml:space="preserve"> fatal </w:t>
      </w:r>
      <w:proofErr w:type="spellStart"/>
      <w:r w:rsidR="009E0D69">
        <w:rPr>
          <w:sz w:val="20"/>
          <w:szCs w:val="20"/>
        </w:rPr>
        <w:t>acccidents</w:t>
      </w:r>
      <w:proofErr w:type="spellEnd"/>
      <w:r w:rsidR="009E0D69">
        <w:rPr>
          <w:sz w:val="20"/>
          <w:szCs w:val="20"/>
        </w:rPr>
        <w:t xml:space="preserve">, </w:t>
      </w:r>
      <w:proofErr w:type="spellStart"/>
      <w:r w:rsidR="009E0D69">
        <w:rPr>
          <w:sz w:val="20"/>
          <w:szCs w:val="20"/>
        </w:rPr>
        <w:t>state</w:t>
      </w:r>
      <w:proofErr w:type="spellEnd"/>
      <w:r w:rsidR="009E0D69">
        <w:rPr>
          <w:sz w:val="20"/>
          <w:szCs w:val="20"/>
        </w:rPr>
        <w:t xml:space="preserve"> </w:t>
      </w:r>
      <w:proofErr w:type="spellStart"/>
      <w:r w:rsidR="009E0D69">
        <w:rPr>
          <w:sz w:val="20"/>
          <w:szCs w:val="20"/>
        </w:rPr>
        <w:t>with</w:t>
      </w:r>
      <w:proofErr w:type="spellEnd"/>
      <w:r w:rsidR="009E0D69">
        <w:rPr>
          <w:sz w:val="20"/>
          <w:szCs w:val="20"/>
        </w:rPr>
        <w:t xml:space="preserve"> </w:t>
      </w:r>
      <w:proofErr w:type="spellStart"/>
      <w:r w:rsidR="009E0D69">
        <w:rPr>
          <w:sz w:val="20"/>
          <w:szCs w:val="20"/>
        </w:rPr>
        <w:t>the</w:t>
      </w:r>
      <w:proofErr w:type="spellEnd"/>
      <w:r w:rsidR="009E0D69">
        <w:rPr>
          <w:sz w:val="20"/>
          <w:szCs w:val="20"/>
        </w:rPr>
        <w:t xml:space="preserve"> </w:t>
      </w:r>
      <w:proofErr w:type="spellStart"/>
      <w:r w:rsidR="009E0D69">
        <w:rPr>
          <w:sz w:val="20"/>
          <w:szCs w:val="20"/>
        </w:rPr>
        <w:t>higher</w:t>
      </w:r>
      <w:proofErr w:type="spellEnd"/>
      <w:r w:rsidR="009E0D69">
        <w:rPr>
          <w:sz w:val="20"/>
          <w:szCs w:val="20"/>
        </w:rPr>
        <w:t xml:space="preserve"> </w:t>
      </w:r>
      <w:proofErr w:type="spellStart"/>
      <w:r w:rsidR="009E0D69">
        <w:rPr>
          <w:sz w:val="20"/>
          <w:szCs w:val="20"/>
        </w:rPr>
        <w:t>number</w:t>
      </w:r>
      <w:proofErr w:type="spellEnd"/>
      <w:r w:rsidR="009E0D69">
        <w:rPr>
          <w:sz w:val="20"/>
          <w:szCs w:val="20"/>
        </w:rPr>
        <w:t xml:space="preserve"> </w:t>
      </w:r>
      <w:proofErr w:type="spellStart"/>
      <w:r w:rsidR="009E0D69">
        <w:rPr>
          <w:sz w:val="20"/>
          <w:szCs w:val="20"/>
        </w:rPr>
        <w:t>of</w:t>
      </w:r>
      <w:proofErr w:type="spellEnd"/>
      <w:r w:rsidR="009E0D69">
        <w:rPr>
          <w:sz w:val="20"/>
          <w:szCs w:val="20"/>
        </w:rPr>
        <w:t xml:space="preserve"> fatal </w:t>
      </w:r>
      <w:proofErr w:type="spellStart"/>
      <w:r w:rsidR="009E0D69">
        <w:rPr>
          <w:sz w:val="20"/>
          <w:szCs w:val="20"/>
        </w:rPr>
        <w:t>acccidents</w:t>
      </w:r>
      <w:proofErr w:type="spellEnd"/>
      <w:r w:rsidR="009E0D69">
        <w:rPr>
          <w:sz w:val="20"/>
          <w:szCs w:val="20"/>
        </w:rPr>
        <w:t xml:space="preserve">, </w:t>
      </w:r>
      <w:proofErr w:type="spellStart"/>
      <w:r w:rsidR="009E0D69">
        <w:rPr>
          <w:sz w:val="20"/>
          <w:szCs w:val="20"/>
        </w:rPr>
        <w:t>ratio</w:t>
      </w:r>
      <w:proofErr w:type="spellEnd"/>
      <w:r w:rsidR="009E0D69">
        <w:rPr>
          <w:sz w:val="20"/>
          <w:szCs w:val="20"/>
        </w:rPr>
        <w:t xml:space="preserve"> </w:t>
      </w:r>
      <w:proofErr w:type="spellStart"/>
      <w:r w:rsidR="009E0D69">
        <w:rPr>
          <w:sz w:val="20"/>
          <w:szCs w:val="20"/>
        </w:rPr>
        <w:t>of</w:t>
      </w:r>
      <w:proofErr w:type="spellEnd"/>
      <w:r w:rsidR="009E0D69">
        <w:rPr>
          <w:sz w:val="20"/>
          <w:szCs w:val="20"/>
        </w:rPr>
        <w:t xml:space="preserve"> </w:t>
      </w:r>
      <w:proofErr w:type="spellStart"/>
      <w:r w:rsidR="009E0D69">
        <w:rPr>
          <w:sz w:val="20"/>
          <w:szCs w:val="20"/>
        </w:rPr>
        <w:t>female</w:t>
      </w:r>
      <w:proofErr w:type="spellEnd"/>
      <w:r w:rsidR="009E0D69">
        <w:rPr>
          <w:sz w:val="20"/>
          <w:szCs w:val="20"/>
        </w:rPr>
        <w:t xml:space="preserve"> </w:t>
      </w:r>
      <w:proofErr w:type="spellStart"/>
      <w:r w:rsidR="009E0D69">
        <w:rPr>
          <w:sz w:val="20"/>
          <w:szCs w:val="20"/>
        </w:rPr>
        <w:t>and</w:t>
      </w:r>
      <w:proofErr w:type="spellEnd"/>
      <w:r w:rsidR="009E0D69">
        <w:rPr>
          <w:sz w:val="20"/>
          <w:szCs w:val="20"/>
        </w:rPr>
        <w:t xml:space="preserve"> male </w:t>
      </w:r>
      <w:proofErr w:type="spellStart"/>
      <w:r w:rsidR="009E0D69">
        <w:rPr>
          <w:sz w:val="20"/>
          <w:szCs w:val="20"/>
        </w:rPr>
        <w:t>accidents</w:t>
      </w:r>
      <w:proofErr w:type="spellEnd"/>
      <w:r w:rsidR="009E0D69">
        <w:rPr>
          <w:sz w:val="20"/>
          <w:szCs w:val="20"/>
        </w:rPr>
        <w:t xml:space="preserve">, ETC.               </w:t>
      </w:r>
    </w:p>
    <w:p w14:paraId="214AD9F7" w14:textId="293C98CD" w:rsidR="001241C0" w:rsidRPr="009E0D69" w:rsidRDefault="38D301D5" w:rsidP="009E0D69">
      <w:pPr>
        <w:autoSpaceDE w:val="0"/>
        <w:autoSpaceDN w:val="0"/>
        <w:adjustRightInd w:val="0"/>
        <w:spacing w:line="360" w:lineRule="auto"/>
        <w:ind w:firstLine="0"/>
        <w:rPr>
          <w:sz w:val="20"/>
          <w:szCs w:val="20"/>
        </w:rPr>
      </w:pPr>
      <w:r w:rsidRPr="35ABF20D">
        <w:rPr>
          <w:rFonts w:eastAsia="Calibri" w:cs="Calibri"/>
          <w:color w:val="000000" w:themeColor="text1"/>
          <w:sz w:val="20"/>
          <w:szCs w:val="20"/>
        </w:rPr>
        <w:t xml:space="preserve">Keywords: </w:t>
      </w:r>
      <w:proofErr w:type="spellStart"/>
      <w:r w:rsidR="00D17144">
        <w:rPr>
          <w:rFonts w:eastAsia="Calibri" w:cs="Calibri"/>
          <w:color w:val="000000" w:themeColor="text1"/>
          <w:sz w:val="20"/>
          <w:szCs w:val="20"/>
        </w:rPr>
        <w:t>Acidents</w:t>
      </w:r>
      <w:proofErr w:type="spellEnd"/>
      <w:r w:rsidRPr="35ABF20D">
        <w:rPr>
          <w:rFonts w:eastAsia="Calibri" w:cs="Calibri"/>
          <w:color w:val="000000" w:themeColor="text1"/>
          <w:sz w:val="20"/>
          <w:szCs w:val="20"/>
        </w:rPr>
        <w:t>;</w:t>
      </w:r>
      <w:r w:rsidR="00D17144">
        <w:rPr>
          <w:rFonts w:eastAsia="Calibri" w:cs="Calibri"/>
          <w:color w:val="000000" w:themeColor="text1"/>
          <w:sz w:val="20"/>
          <w:szCs w:val="20"/>
        </w:rPr>
        <w:t xml:space="preserve"> Heavy Cargo</w:t>
      </w:r>
      <w:r w:rsidRPr="35ABF20D">
        <w:rPr>
          <w:rFonts w:eastAsia="Calibri" w:cs="Calibri"/>
          <w:color w:val="000000" w:themeColor="text1"/>
          <w:sz w:val="20"/>
          <w:szCs w:val="20"/>
        </w:rPr>
        <w:t>;</w:t>
      </w:r>
      <w:r w:rsidR="00D17144">
        <w:rPr>
          <w:rFonts w:eastAsia="Calibri" w:cs="Calibri"/>
          <w:color w:val="000000" w:themeColor="text1"/>
          <w:sz w:val="20"/>
          <w:szCs w:val="20"/>
        </w:rPr>
        <w:t xml:space="preserve"> Index</w:t>
      </w:r>
      <w:r w:rsidRPr="35ABF20D">
        <w:rPr>
          <w:rFonts w:eastAsia="Calibri" w:cs="Calibri"/>
          <w:color w:val="000000" w:themeColor="text1"/>
          <w:sz w:val="20"/>
          <w:szCs w:val="20"/>
        </w:rPr>
        <w:t xml:space="preserve">; </w:t>
      </w:r>
      <w:r w:rsidR="00D17144">
        <w:rPr>
          <w:rFonts w:eastAsia="Calibri" w:cs="Calibri"/>
          <w:color w:val="000000" w:themeColor="text1"/>
          <w:sz w:val="20"/>
          <w:szCs w:val="20"/>
        </w:rPr>
        <w:t xml:space="preserve">Power Bi; Cargo </w:t>
      </w:r>
      <w:proofErr w:type="spellStart"/>
      <w:r w:rsidR="00D17144">
        <w:rPr>
          <w:rFonts w:eastAsia="Calibri" w:cs="Calibri"/>
          <w:color w:val="000000" w:themeColor="text1"/>
          <w:sz w:val="20"/>
          <w:szCs w:val="20"/>
        </w:rPr>
        <w:t>Potential</w:t>
      </w:r>
      <w:proofErr w:type="spellEnd"/>
      <w:r w:rsidRPr="35ABF20D">
        <w:rPr>
          <w:rFonts w:eastAsia="Calibri" w:cs="Calibri"/>
          <w:color w:val="000000" w:themeColor="text1"/>
          <w:sz w:val="20"/>
          <w:szCs w:val="20"/>
        </w:rPr>
        <w:t xml:space="preserve">; </w:t>
      </w:r>
      <w:proofErr w:type="spellStart"/>
      <w:r w:rsidR="00D17144">
        <w:rPr>
          <w:rFonts w:eastAsia="Calibri" w:cs="Calibri"/>
          <w:color w:val="000000" w:themeColor="text1"/>
          <w:sz w:val="20"/>
          <w:szCs w:val="20"/>
        </w:rPr>
        <w:t>Analisis</w:t>
      </w:r>
      <w:proofErr w:type="spellEnd"/>
      <w:r w:rsidRPr="35ABF20D">
        <w:rPr>
          <w:rFonts w:eastAsia="Calibri" w:cs="Calibri"/>
          <w:color w:val="000000" w:themeColor="text1"/>
          <w:sz w:val="20"/>
          <w:szCs w:val="20"/>
        </w:rPr>
        <w:t>.</w:t>
      </w:r>
    </w:p>
    <w:p w14:paraId="369E3A55" w14:textId="32A69490" w:rsidR="001241C0" w:rsidRDefault="001241C0" w:rsidP="35ABF20D">
      <w:pPr>
        <w:autoSpaceDE w:val="0"/>
        <w:autoSpaceDN w:val="0"/>
        <w:adjustRightInd w:val="0"/>
        <w:spacing w:line="360" w:lineRule="auto"/>
        <w:ind w:left="0" w:firstLine="284"/>
        <w:rPr>
          <w:sz w:val="20"/>
          <w:szCs w:val="20"/>
        </w:rPr>
      </w:pPr>
    </w:p>
    <w:p w14:paraId="38806F9F" w14:textId="77777777" w:rsidR="001241C0" w:rsidRDefault="001241C0" w:rsidP="001241C0">
      <w:pPr>
        <w:autoSpaceDE w:val="0"/>
        <w:autoSpaceDN w:val="0"/>
        <w:adjustRightInd w:val="0"/>
        <w:spacing w:line="360" w:lineRule="auto"/>
        <w:ind w:left="0" w:firstLine="284"/>
      </w:pPr>
    </w:p>
    <w:p w14:paraId="078E8217" w14:textId="7CCC5B92" w:rsidR="00831A72" w:rsidRDefault="00831A72" w:rsidP="00EA20A3">
      <w:pPr>
        <w:pStyle w:val="Ttulo1"/>
      </w:pPr>
      <w:r>
        <w:t>Contextualização do projeto</w:t>
      </w:r>
    </w:p>
    <w:p w14:paraId="7B677560" w14:textId="20A40C90" w:rsidR="019B0C3B" w:rsidRDefault="009E0D69" w:rsidP="35ABF20D">
      <w:pPr>
        <w:rPr>
          <w:rFonts w:eastAsia="Calibri" w:cs="Calibri"/>
          <w:color w:val="000000" w:themeColor="text1"/>
        </w:rPr>
      </w:pPr>
      <w:r>
        <w:rPr>
          <w:rFonts w:eastAsia="Calibri" w:cs="Calibri"/>
          <w:color w:val="000000" w:themeColor="text1"/>
        </w:rPr>
        <w:t>O projeto “Analise Integrada de Segurança Viária no Brasil” visa informar por meio de um Dashboard informações detalhadas sobre índices de acidentes no Brasil</w:t>
      </w:r>
      <w:r w:rsidR="00FF2F27">
        <w:rPr>
          <w:rFonts w:eastAsia="Calibri" w:cs="Calibri"/>
          <w:color w:val="000000" w:themeColor="text1"/>
        </w:rPr>
        <w:t xml:space="preserve"> entre o ano de 2020 a 2025</w:t>
      </w:r>
      <w:r>
        <w:rPr>
          <w:rFonts w:eastAsia="Calibri" w:cs="Calibri"/>
          <w:color w:val="000000" w:themeColor="text1"/>
        </w:rPr>
        <w:t xml:space="preserve">, por meio de dados coletados pelo site oficial da PRF, exibindo informações como: índice de acidentes por estado, Top 5 estados com o maior número de </w:t>
      </w:r>
      <w:r w:rsidR="00FF2F27">
        <w:rPr>
          <w:rFonts w:eastAsia="Calibri" w:cs="Calibri"/>
          <w:color w:val="000000" w:themeColor="text1"/>
        </w:rPr>
        <w:t>acidentes, estado com maior número de acidentes, separação e comparação entre o número de acidentes envolvendo homens e mulheres, possíveis causas de acidentes, maiores motivos de causa de acidentes, e separação entre acidentes sem vítimas, com feridos e fatais.</w:t>
      </w:r>
    </w:p>
    <w:p w14:paraId="09F5C031" w14:textId="40FF4E8E" w:rsidR="019B0C3B" w:rsidRDefault="019B0C3B" w:rsidP="35ABF20D">
      <w:pPr>
        <w:rPr>
          <w:rFonts w:eastAsia="Calibri" w:cs="Calibri"/>
          <w:color w:val="000000" w:themeColor="text1"/>
        </w:rPr>
      </w:pPr>
      <w:r w:rsidRPr="35ABF20D">
        <w:rPr>
          <w:rFonts w:eastAsia="Calibri" w:cs="Calibri"/>
          <w:color w:val="000000" w:themeColor="text1"/>
        </w:rPr>
        <w:t>Palavras-Chave:</w:t>
      </w:r>
      <w:r w:rsidR="00FF2F27">
        <w:rPr>
          <w:rFonts w:eastAsia="Calibri" w:cs="Calibri"/>
          <w:color w:val="000000" w:themeColor="text1"/>
        </w:rPr>
        <w:t xml:space="preserve"> Acidentes</w:t>
      </w:r>
      <w:r w:rsidRPr="35ABF20D">
        <w:rPr>
          <w:rFonts w:eastAsia="Calibri" w:cs="Calibri"/>
          <w:color w:val="000000" w:themeColor="text1"/>
        </w:rPr>
        <w:t>;</w:t>
      </w:r>
      <w:r w:rsidR="00FF2F27">
        <w:rPr>
          <w:rFonts w:eastAsia="Calibri" w:cs="Calibri"/>
          <w:color w:val="000000" w:themeColor="text1"/>
        </w:rPr>
        <w:t xml:space="preserve"> comparação</w:t>
      </w:r>
      <w:r w:rsidRPr="35ABF20D">
        <w:rPr>
          <w:rFonts w:eastAsia="Calibri" w:cs="Calibri"/>
          <w:color w:val="000000" w:themeColor="text1"/>
        </w:rPr>
        <w:t xml:space="preserve">; </w:t>
      </w:r>
      <w:proofErr w:type="gramStart"/>
      <w:r w:rsidRPr="35ABF20D">
        <w:rPr>
          <w:rFonts w:eastAsia="Calibri" w:cs="Calibri"/>
          <w:color w:val="000000" w:themeColor="text1"/>
        </w:rPr>
        <w:t>Análise;.</w:t>
      </w:r>
      <w:proofErr w:type="gramEnd"/>
      <w:r>
        <w:br/>
      </w:r>
    </w:p>
    <w:p w14:paraId="71628D05" w14:textId="6A9A9822" w:rsidR="00831A72" w:rsidRDefault="00831A72" w:rsidP="00EA20A3">
      <w:pPr>
        <w:pStyle w:val="Ttulo1"/>
      </w:pPr>
      <w:r>
        <w:t>Objetivo</w:t>
      </w:r>
      <w:r w:rsidR="00816FD5">
        <w:t>s</w:t>
      </w:r>
      <w:r>
        <w:t xml:space="preserve"> do projeto</w:t>
      </w:r>
    </w:p>
    <w:p w14:paraId="5A95A8A8" w14:textId="2E89CB43" w:rsidR="61E6B5F5" w:rsidRDefault="61E6B5F5" w:rsidP="35ABF20D">
      <w:pPr>
        <w:ind w:left="491"/>
        <w:rPr>
          <w:rFonts w:eastAsia="Calibri" w:cs="Calibri"/>
          <w:b/>
          <w:bCs/>
          <w:color w:val="000000" w:themeColor="text1"/>
        </w:rPr>
      </w:pPr>
      <w:r w:rsidRPr="35ABF20D">
        <w:rPr>
          <w:rFonts w:eastAsia="Calibri" w:cs="Calibri"/>
          <w:color w:val="000000" w:themeColor="text1"/>
        </w:rPr>
        <w:t>Os objetivos do projeto "</w:t>
      </w:r>
      <w:proofErr w:type="gramStart"/>
      <w:r w:rsidR="00FF2F27">
        <w:rPr>
          <w:rFonts w:eastAsia="Calibri" w:cs="Calibri"/>
          <w:color w:val="000000" w:themeColor="text1"/>
        </w:rPr>
        <w:t>Analise</w:t>
      </w:r>
      <w:proofErr w:type="gramEnd"/>
      <w:r w:rsidR="00FF2F27">
        <w:rPr>
          <w:rFonts w:eastAsia="Calibri" w:cs="Calibri"/>
          <w:color w:val="000000" w:themeColor="text1"/>
        </w:rPr>
        <w:t xml:space="preserve"> Integrada de Segurança Viária no Brasil</w:t>
      </w:r>
      <w:r w:rsidRPr="35ABF20D">
        <w:rPr>
          <w:rFonts w:eastAsia="Calibri" w:cs="Calibri"/>
          <w:color w:val="000000" w:themeColor="text1"/>
        </w:rPr>
        <w:t>" são os seguintes:</w:t>
      </w:r>
    </w:p>
    <w:p w14:paraId="0AD060FB" w14:textId="3B83BD1D" w:rsidR="61E6B5F5" w:rsidRDefault="61E6B5F5" w:rsidP="35ABF20D">
      <w:pPr>
        <w:pStyle w:val="PargrafodaLista"/>
        <w:numPr>
          <w:ilvl w:val="0"/>
          <w:numId w:val="24"/>
        </w:numPr>
        <w:spacing w:before="240" w:after="240"/>
        <w:rPr>
          <w:rFonts w:eastAsia="Calibri" w:cs="Calibri"/>
          <w:color w:val="000000" w:themeColor="text1"/>
        </w:rPr>
      </w:pPr>
      <w:r w:rsidRPr="35ABF20D">
        <w:rPr>
          <w:rFonts w:eastAsia="Calibri" w:cs="Calibri"/>
          <w:color w:val="000000" w:themeColor="text1"/>
        </w:rPr>
        <w:t xml:space="preserve">Elaborar </w:t>
      </w:r>
      <w:r w:rsidR="00FF2F27">
        <w:rPr>
          <w:rFonts w:eastAsia="Calibri" w:cs="Calibri"/>
          <w:color w:val="000000" w:themeColor="text1"/>
        </w:rPr>
        <w:t>um Dashboard detalhado com os dados oferecidos pelo site da PRF no ano de 2020 a 2025</w:t>
      </w:r>
      <w:r w:rsidRPr="35ABF20D">
        <w:rPr>
          <w:rFonts w:eastAsia="Calibri" w:cs="Calibri"/>
          <w:color w:val="000000" w:themeColor="text1"/>
        </w:rPr>
        <w:t xml:space="preserve">. </w:t>
      </w:r>
    </w:p>
    <w:p w14:paraId="4C0CE019" w14:textId="24FDFD58" w:rsidR="00FF2F27" w:rsidRDefault="00FF2F27" w:rsidP="00FF2F27">
      <w:pPr>
        <w:pStyle w:val="PargrafodaLista"/>
        <w:spacing w:before="240" w:after="240"/>
        <w:ind w:left="1571" w:firstLine="0"/>
        <w:rPr>
          <w:rFonts w:eastAsia="Calibri" w:cs="Calibri"/>
          <w:color w:val="000000" w:themeColor="text1"/>
        </w:rPr>
      </w:pPr>
    </w:p>
    <w:p w14:paraId="3EECDFC7" w14:textId="77777777" w:rsidR="00FF2F27" w:rsidRDefault="00FF2F27" w:rsidP="00FF2F27">
      <w:pPr>
        <w:pStyle w:val="PargrafodaLista"/>
        <w:spacing w:before="240" w:after="240"/>
        <w:ind w:left="1571" w:firstLine="0"/>
        <w:rPr>
          <w:rFonts w:eastAsia="Calibri" w:cs="Calibri"/>
          <w:color w:val="000000" w:themeColor="text1"/>
        </w:rPr>
      </w:pPr>
    </w:p>
    <w:p w14:paraId="2904B7A9" w14:textId="77777777" w:rsidR="00FF2F27" w:rsidRDefault="00FF2F27" w:rsidP="00FF2F27">
      <w:pPr>
        <w:pStyle w:val="PargrafodaLista"/>
        <w:spacing w:before="240" w:after="240"/>
        <w:ind w:left="1571" w:firstLine="0"/>
        <w:rPr>
          <w:rFonts w:eastAsia="Calibri" w:cs="Calibri"/>
          <w:color w:val="000000" w:themeColor="text1"/>
        </w:rPr>
      </w:pPr>
    </w:p>
    <w:p w14:paraId="074C3713" w14:textId="23A8C0C4" w:rsidR="61E6B5F5" w:rsidRDefault="00FF2F27" w:rsidP="35ABF20D">
      <w:pPr>
        <w:pStyle w:val="PargrafodaLista"/>
        <w:numPr>
          <w:ilvl w:val="0"/>
          <w:numId w:val="24"/>
        </w:numPr>
        <w:spacing w:before="240" w:after="240"/>
        <w:rPr>
          <w:rFonts w:eastAsia="Calibri" w:cs="Calibri"/>
          <w:color w:val="000000" w:themeColor="text1"/>
        </w:rPr>
      </w:pPr>
      <w:r>
        <w:rPr>
          <w:rFonts w:eastAsia="Calibri" w:cs="Calibri"/>
          <w:color w:val="000000" w:themeColor="text1"/>
        </w:rPr>
        <w:t>Exibir detalhes sobre acidentes, como índice de acidentes em cada estado, cinco estados com maior número de acidentes, estado com maior número de acidentes</w:t>
      </w:r>
      <w:r w:rsidR="61E6B5F5" w:rsidRPr="35ABF20D">
        <w:rPr>
          <w:rFonts w:eastAsia="Calibri" w:cs="Calibri"/>
          <w:color w:val="000000" w:themeColor="text1"/>
        </w:rPr>
        <w:t>.</w:t>
      </w:r>
    </w:p>
    <w:p w14:paraId="103A0DC7" w14:textId="77777777" w:rsidR="00FF2F27" w:rsidRPr="00FF2F27" w:rsidRDefault="00FF2F27" w:rsidP="00FF2F27">
      <w:pPr>
        <w:pStyle w:val="PargrafodaLista"/>
        <w:rPr>
          <w:rFonts w:eastAsia="Calibri" w:cs="Calibri"/>
          <w:color w:val="000000" w:themeColor="text1"/>
        </w:rPr>
      </w:pPr>
    </w:p>
    <w:p w14:paraId="1BF7E5DD" w14:textId="77777777" w:rsidR="00FF2F27" w:rsidRDefault="00FF2F27" w:rsidP="00FF2F27">
      <w:pPr>
        <w:pStyle w:val="PargrafodaLista"/>
        <w:spacing w:before="240" w:after="240"/>
        <w:ind w:left="1571" w:firstLine="0"/>
        <w:rPr>
          <w:rFonts w:eastAsia="Calibri" w:cs="Calibri"/>
          <w:color w:val="000000" w:themeColor="text1"/>
        </w:rPr>
      </w:pPr>
    </w:p>
    <w:p w14:paraId="04B35978" w14:textId="58ED8BC1" w:rsidR="61E6B5F5" w:rsidRDefault="00FF2F27" w:rsidP="35ABF20D">
      <w:pPr>
        <w:pStyle w:val="PargrafodaLista"/>
        <w:numPr>
          <w:ilvl w:val="0"/>
          <w:numId w:val="24"/>
        </w:numPr>
        <w:spacing w:before="240" w:after="240"/>
        <w:rPr>
          <w:rFonts w:eastAsia="Calibri" w:cs="Calibri"/>
          <w:color w:val="000000" w:themeColor="text1"/>
        </w:rPr>
      </w:pPr>
      <w:r>
        <w:rPr>
          <w:rFonts w:eastAsia="Calibri" w:cs="Calibri"/>
          <w:color w:val="000000" w:themeColor="text1"/>
        </w:rPr>
        <w:t xml:space="preserve">Exibir possíveis motivos para o acontecimento do acidente, separar acidentes entre “sem </w:t>
      </w:r>
      <w:proofErr w:type="spellStart"/>
      <w:proofErr w:type="gramStart"/>
      <w:r>
        <w:rPr>
          <w:rFonts w:eastAsia="Calibri" w:cs="Calibri"/>
          <w:color w:val="000000" w:themeColor="text1"/>
        </w:rPr>
        <w:t>vitimas</w:t>
      </w:r>
      <w:proofErr w:type="spellEnd"/>
      <w:proofErr w:type="gramEnd"/>
      <w:r>
        <w:rPr>
          <w:rFonts w:eastAsia="Calibri" w:cs="Calibri"/>
          <w:color w:val="000000" w:themeColor="text1"/>
        </w:rPr>
        <w:t xml:space="preserve">, </w:t>
      </w:r>
      <w:r w:rsidR="00AF2DA3">
        <w:rPr>
          <w:rFonts w:eastAsia="Calibri" w:cs="Calibri"/>
          <w:color w:val="000000" w:themeColor="text1"/>
        </w:rPr>
        <w:t>feridos e fatais”, separa o envolvimento de homens e mulheres nos acidentes e exibir possíveis acidentes causados por motoristas distraídos, bêbados ou adormecidos</w:t>
      </w:r>
      <w:r w:rsidR="61E6B5F5" w:rsidRPr="35ABF20D">
        <w:rPr>
          <w:rFonts w:eastAsia="Calibri" w:cs="Calibri"/>
          <w:color w:val="000000" w:themeColor="text1"/>
        </w:rPr>
        <w:t>.</w:t>
      </w:r>
    </w:p>
    <w:p w14:paraId="5FA08B4C" w14:textId="2CB8548D" w:rsidR="61E6B5F5" w:rsidRDefault="61E6B5F5" w:rsidP="35ABF20D">
      <w:pPr>
        <w:shd w:val="clear" w:color="auto" w:fill="FFFFFF" w:themeFill="background1"/>
        <w:ind w:left="491"/>
        <w:rPr>
          <w:rFonts w:eastAsia="Calibri" w:cs="Calibri"/>
          <w:color w:val="000000" w:themeColor="text1"/>
        </w:rPr>
      </w:pPr>
      <w:r w:rsidRPr="35ABF20D">
        <w:rPr>
          <w:rFonts w:eastAsia="Calibri" w:cs="Calibri"/>
          <w:color w:val="000000" w:themeColor="text1"/>
        </w:rPr>
        <w:t xml:space="preserve">Palavras-Chave: </w:t>
      </w:r>
      <w:r w:rsidR="00AF2DA3">
        <w:rPr>
          <w:rFonts w:eastAsia="Calibri" w:cs="Calibri"/>
          <w:color w:val="000000" w:themeColor="text1"/>
        </w:rPr>
        <w:t>acidentes</w:t>
      </w:r>
      <w:r w:rsidRPr="35ABF20D">
        <w:rPr>
          <w:rFonts w:eastAsia="Calibri" w:cs="Calibri"/>
          <w:color w:val="000000" w:themeColor="text1"/>
        </w:rPr>
        <w:t xml:space="preserve">; </w:t>
      </w:r>
      <w:r w:rsidR="00AF2DA3">
        <w:rPr>
          <w:rFonts w:eastAsia="Calibri" w:cs="Calibri"/>
          <w:color w:val="000000" w:themeColor="text1"/>
        </w:rPr>
        <w:t>motoristas</w:t>
      </w:r>
      <w:r w:rsidRPr="35ABF20D">
        <w:rPr>
          <w:rFonts w:eastAsia="Calibri" w:cs="Calibri"/>
          <w:color w:val="000000" w:themeColor="text1"/>
        </w:rPr>
        <w:t xml:space="preserve">; Análise; </w:t>
      </w:r>
      <w:r w:rsidR="00AF2DA3">
        <w:rPr>
          <w:rFonts w:eastAsia="Calibri" w:cs="Calibri"/>
          <w:color w:val="000000" w:themeColor="text1"/>
        </w:rPr>
        <w:t>exibir</w:t>
      </w:r>
      <w:r w:rsidRPr="35ABF20D">
        <w:rPr>
          <w:rFonts w:eastAsia="Calibri" w:cs="Calibri"/>
          <w:color w:val="000000" w:themeColor="text1"/>
        </w:rPr>
        <w:t>;</w:t>
      </w:r>
      <w:r w:rsidR="00AF2DA3">
        <w:rPr>
          <w:rFonts w:eastAsia="Calibri" w:cs="Calibri"/>
          <w:color w:val="000000" w:themeColor="text1"/>
        </w:rPr>
        <w:t xml:space="preserve"> índice</w:t>
      </w:r>
      <w:r w:rsidRPr="35ABF20D">
        <w:rPr>
          <w:rFonts w:eastAsia="Calibri" w:cs="Calibri"/>
          <w:color w:val="000000" w:themeColor="text1"/>
        </w:rPr>
        <w:t>.</w:t>
      </w:r>
      <w:r>
        <w:br/>
      </w:r>
    </w:p>
    <w:p w14:paraId="02440EA6" w14:textId="60BC46D7" w:rsidR="35ABF20D" w:rsidRDefault="35ABF20D" w:rsidP="35ABF20D">
      <w:pPr>
        <w:shd w:val="clear" w:color="auto" w:fill="FFFFFF" w:themeFill="background1"/>
        <w:ind w:left="491"/>
        <w:rPr>
          <w:rFonts w:eastAsia="Calibri" w:cs="Calibri"/>
          <w:color w:val="000000" w:themeColor="text1"/>
        </w:rPr>
      </w:pPr>
    </w:p>
    <w:p w14:paraId="78642112" w14:textId="64EFD6C1" w:rsidR="35ABF20D" w:rsidRDefault="35ABF20D" w:rsidP="35ABF20D">
      <w:pPr>
        <w:shd w:val="clear" w:color="auto" w:fill="FFFFFF" w:themeFill="background1"/>
        <w:ind w:left="491"/>
        <w:rPr>
          <w:rFonts w:eastAsia="Calibri" w:cs="Calibri"/>
          <w:color w:val="000000" w:themeColor="text1"/>
        </w:rPr>
      </w:pPr>
    </w:p>
    <w:p w14:paraId="0AA52EFD" w14:textId="75ADDEE2" w:rsidR="35ABF20D" w:rsidRDefault="35ABF20D" w:rsidP="35ABF20D">
      <w:pPr>
        <w:shd w:val="clear" w:color="auto" w:fill="FFFFFF" w:themeFill="background1"/>
        <w:ind w:left="491"/>
        <w:rPr>
          <w:rFonts w:eastAsia="Calibri" w:cs="Calibri"/>
          <w:color w:val="000000" w:themeColor="text1"/>
        </w:rPr>
      </w:pPr>
    </w:p>
    <w:p w14:paraId="2956A9A1" w14:textId="619AE813" w:rsidR="00831A72" w:rsidRDefault="0073328A" w:rsidP="00EA20A3">
      <w:pPr>
        <w:pStyle w:val="Ttulo1"/>
      </w:pPr>
      <w:r>
        <w:t>Fundamentação dos métodos analíticos e das t</w:t>
      </w:r>
      <w:r w:rsidR="00831A72">
        <w:t>ecnologias utilizadas</w:t>
      </w:r>
    </w:p>
    <w:p w14:paraId="11D73D85" w14:textId="332CBF62" w:rsidR="00816FD5" w:rsidRPr="00816FD5" w:rsidRDefault="2680AA87" w:rsidP="35ABF20D">
      <w:pPr>
        <w:rPr>
          <w:rFonts w:eastAsia="Calibri" w:cs="Calibri"/>
        </w:rPr>
      </w:pPr>
      <w:r w:rsidRPr="35ABF20D">
        <w:rPr>
          <w:rFonts w:eastAsia="Calibri" w:cs="Calibri"/>
          <w:color w:val="000000" w:themeColor="text1"/>
        </w:rPr>
        <w:t xml:space="preserve">O Scrum é uma metodologia ágil de gerenciamento de projetos amplamente adotada, especialmente no desenvolvimento de software. Baseado em ciclos curtos </w:t>
      </w:r>
      <w:r w:rsidRPr="35ABF20D">
        <w:rPr>
          <w:rFonts w:eastAsia="Calibri" w:cs="Calibri"/>
          <w:color w:val="000000" w:themeColor="text1"/>
        </w:rPr>
        <w:lastRenderedPageBreak/>
        <w:t xml:space="preserve">chamados sprints, geralmente de uma a quatro semanas, o Scrum organiza equipes multifuncionais em torno de três papéis principais: </w:t>
      </w:r>
      <w:proofErr w:type="spellStart"/>
      <w:r w:rsidRPr="35ABF20D">
        <w:rPr>
          <w:rFonts w:eastAsia="Calibri" w:cs="Calibri"/>
          <w:color w:val="000000" w:themeColor="text1"/>
        </w:rPr>
        <w:t>Product</w:t>
      </w:r>
      <w:proofErr w:type="spellEnd"/>
      <w:r w:rsidRPr="35ABF20D">
        <w:rPr>
          <w:rFonts w:eastAsia="Calibri" w:cs="Calibri"/>
          <w:color w:val="000000" w:themeColor="text1"/>
        </w:rPr>
        <w:t xml:space="preserve"> </w:t>
      </w:r>
      <w:proofErr w:type="spellStart"/>
      <w:r w:rsidRPr="35ABF20D">
        <w:rPr>
          <w:rFonts w:eastAsia="Calibri" w:cs="Calibri"/>
          <w:color w:val="000000" w:themeColor="text1"/>
        </w:rPr>
        <w:t>Owner</w:t>
      </w:r>
      <w:proofErr w:type="spellEnd"/>
      <w:r w:rsidRPr="35ABF20D">
        <w:rPr>
          <w:rFonts w:eastAsia="Calibri" w:cs="Calibri"/>
          <w:color w:val="000000" w:themeColor="text1"/>
        </w:rPr>
        <w:t xml:space="preserve">, Scrum Master e Equipe de Desenvolvimento. Os eventos-chave incluem Sprint Planning, Daily Scrum, Sprint Review e Sprint </w:t>
      </w:r>
      <w:proofErr w:type="spellStart"/>
      <w:r w:rsidRPr="35ABF20D">
        <w:rPr>
          <w:rFonts w:eastAsia="Calibri" w:cs="Calibri"/>
          <w:color w:val="000000" w:themeColor="text1"/>
        </w:rPr>
        <w:t>Retrospective</w:t>
      </w:r>
      <w:proofErr w:type="spellEnd"/>
      <w:r w:rsidRPr="35ABF20D">
        <w:rPr>
          <w:rFonts w:eastAsia="Calibri" w:cs="Calibri"/>
          <w:color w:val="000000" w:themeColor="text1"/>
        </w:rPr>
        <w:t>. Essa estrutura promove a entrega iterativa e incremental de funcionalidades, permitindo adaptações frequentes aos requisitos do projeto e resultando em uma maior satisfação do cliente.</w:t>
      </w:r>
    </w:p>
    <w:p w14:paraId="129D130C" w14:textId="3D195639" w:rsidR="00816FD5" w:rsidRPr="00816FD5" w:rsidRDefault="00816FD5" w:rsidP="428A11B9">
      <w:pPr>
        <w:rPr>
          <w:ins w:id="4" w:author="MARIANA CYNTHIA DE FARIA" w:date="2024-04-12T22:25:00Z"/>
        </w:rPr>
      </w:pPr>
    </w:p>
    <w:p w14:paraId="3F7BC075" w14:textId="3F827906" w:rsidR="00831A72" w:rsidRDefault="0073328A" w:rsidP="00EA20A3">
      <w:pPr>
        <w:pStyle w:val="Ttulo2"/>
      </w:pPr>
      <w:r>
        <w:t>Métodos analíticos utilizados</w:t>
      </w:r>
      <w:r w:rsidR="00831A72">
        <w:t xml:space="preserve"> </w:t>
      </w:r>
    </w:p>
    <w:p w14:paraId="63D68236" w14:textId="5673A707" w:rsidR="3382869A" w:rsidRDefault="0073328A" w:rsidP="35ABF20D">
      <w:r>
        <w:t xml:space="preserve">A </w:t>
      </w:r>
      <w:r w:rsidR="3382869A">
        <w:fldChar w:fldCharType="begin"/>
      </w:r>
      <w:r w:rsidR="3382869A">
        <w:instrText xml:space="preserve"> REF _Ref158196077 \h </w:instrText>
      </w:r>
      <w:r w:rsidR="3382869A">
        <w:fldChar w:fldCharType="separate"/>
      </w:r>
      <w:r>
        <w:t xml:space="preserve">Tabela </w:t>
      </w:r>
      <w:r w:rsidRPr="35ABF20D">
        <w:rPr>
          <w:noProof/>
        </w:rPr>
        <w:t>1</w:t>
      </w:r>
      <w:r w:rsidR="3382869A">
        <w:fldChar w:fldCharType="end"/>
      </w:r>
      <w:r>
        <w:t xml:space="preserve"> </w:t>
      </w:r>
      <w:r w:rsidR="006611DA">
        <w:t>seguinte</w:t>
      </w:r>
      <w:r>
        <w:t xml:space="preserve"> apresenta a lista de referências que auxiliam no entendimento dos métodos analíticos utilizados nesse projeto.</w:t>
      </w:r>
    </w:p>
    <w:p w14:paraId="1EC256C5" w14:textId="2D4AA2F6" w:rsidR="3382869A" w:rsidRDefault="3382869A" w:rsidP="3382869A"/>
    <w:p w14:paraId="7EBD7F37" w14:textId="77777777" w:rsidR="0073328A" w:rsidRDefault="0073328A" w:rsidP="00816FD5"/>
    <w:p w14:paraId="664690B9" w14:textId="65F35A2F" w:rsidR="0073328A" w:rsidRDefault="0073328A" w:rsidP="35ABF20D">
      <w:pPr>
        <w:pStyle w:val="Legenda"/>
        <w:keepNext/>
        <w:jc w:val="center"/>
      </w:pPr>
      <w:bookmarkStart w:id="5" w:name="_Ref158196077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Pr="35ABF20D">
        <w:rPr>
          <w:noProof/>
        </w:rPr>
        <w:t>1</w:t>
      </w:r>
      <w:r>
        <w:fldChar w:fldCharType="end"/>
      </w:r>
      <w:bookmarkEnd w:id="5"/>
      <w:r>
        <w:t xml:space="preserve"> – Tabela de referências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094"/>
        <w:gridCol w:w="1909"/>
        <w:gridCol w:w="1555"/>
        <w:gridCol w:w="3514"/>
      </w:tblGrid>
      <w:tr w:rsidR="0073328A" w:rsidRPr="0073328A" w14:paraId="73A5C1F9" w14:textId="77777777" w:rsidTr="00AF2DA3">
        <w:trPr>
          <w:trHeight w:val="320"/>
        </w:trPr>
        <w:tc>
          <w:tcPr>
            <w:tcW w:w="1154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E7A27F8" w14:textId="77777777" w:rsidR="0073328A" w:rsidRPr="0073328A" w:rsidRDefault="0073328A" w:rsidP="0073328A">
            <w:pPr>
              <w:spacing w:before="0" w:after="0"/>
              <w:ind w:left="0" w:firstLine="0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n-US"/>
              </w:rPr>
            </w:pPr>
            <w:r w:rsidRPr="0073328A">
              <w:rPr>
                <w:rFonts w:ascii="Times New Roman" w:hAnsi="Times New Roman"/>
                <w:color w:val="000000"/>
                <w:sz w:val="20"/>
                <w:szCs w:val="20"/>
                <w:lang w:eastAsia="en-US"/>
              </w:rPr>
              <w:t>Autor(es)</w:t>
            </w:r>
          </w:p>
        </w:tc>
        <w:tc>
          <w:tcPr>
            <w:tcW w:w="1052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F5C420A" w14:textId="77777777" w:rsidR="0073328A" w:rsidRPr="0073328A" w:rsidRDefault="0073328A" w:rsidP="0073328A">
            <w:pPr>
              <w:spacing w:before="0" w:after="0"/>
              <w:ind w:left="0" w:firstLine="0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eastAsia="en-US"/>
              </w:rPr>
            </w:pPr>
            <w:r w:rsidRPr="0073328A">
              <w:rPr>
                <w:rFonts w:ascii="Times New Roman" w:hAnsi="Times New Roman"/>
                <w:color w:val="000000"/>
                <w:sz w:val="20"/>
                <w:szCs w:val="20"/>
                <w:lang w:eastAsia="en-US"/>
              </w:rPr>
              <w:t>Métodos de análise</w:t>
            </w:r>
          </w:p>
        </w:tc>
        <w:tc>
          <w:tcPr>
            <w:tcW w:w="857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15E5786" w14:textId="77777777" w:rsidR="0073328A" w:rsidRPr="0073328A" w:rsidRDefault="4105048F" w:rsidP="3382869A">
            <w:pPr>
              <w:spacing w:before="0" w:after="0"/>
              <w:ind w:left="0" w:firstLine="0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 w:eastAsia="en-US"/>
              </w:rPr>
            </w:pPr>
            <w:r w:rsidRPr="3382869A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 xml:space="preserve">Dados </w:t>
            </w:r>
            <w:proofErr w:type="spellStart"/>
            <w:r w:rsidRPr="3382869A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>utilizados</w:t>
            </w:r>
            <w:proofErr w:type="spellEnd"/>
          </w:p>
        </w:tc>
        <w:tc>
          <w:tcPr>
            <w:tcW w:w="1937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B5053A6" w14:textId="77777777" w:rsidR="0073328A" w:rsidRPr="0073328A" w:rsidRDefault="4105048F" w:rsidP="3382869A">
            <w:pPr>
              <w:spacing w:before="0" w:after="0"/>
              <w:ind w:left="0" w:firstLine="0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 w:eastAsia="en-US"/>
              </w:rPr>
            </w:pPr>
            <w:proofErr w:type="spellStart"/>
            <w:r w:rsidRPr="3382869A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>Principais</w:t>
            </w:r>
            <w:proofErr w:type="spellEnd"/>
            <w:r w:rsidRPr="3382869A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3382869A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>conclusões</w:t>
            </w:r>
            <w:proofErr w:type="spellEnd"/>
          </w:p>
        </w:tc>
      </w:tr>
      <w:tr w:rsidR="0073328A" w:rsidRPr="0073328A" w14:paraId="4055226C" w14:textId="77777777" w:rsidTr="00AF2DA3">
        <w:trPr>
          <w:trHeight w:val="2520"/>
        </w:trPr>
        <w:tc>
          <w:tcPr>
            <w:tcW w:w="115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70756DD7" w14:textId="45A07D8D" w:rsidR="0073328A" w:rsidRPr="0073328A" w:rsidRDefault="136395EE" w:rsidP="35ABF20D">
            <w:pPr>
              <w:spacing w:before="0" w:after="0"/>
              <w:ind w:left="0" w:firstLine="0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</w:pPr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 xml:space="preserve">Jeff Sutherland </w:t>
            </w:r>
          </w:p>
          <w:p w14:paraId="7715C46C" w14:textId="7E5E8E05" w:rsidR="0073328A" w:rsidRPr="0073328A" w:rsidRDefault="136395EE" w:rsidP="35ABF20D">
            <w:pPr>
              <w:spacing w:before="0" w:after="0"/>
              <w:ind w:left="0" w:firstLine="0"/>
              <w:jc w:val="center"/>
            </w:pPr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 xml:space="preserve"> </w:t>
            </w:r>
          </w:p>
          <w:p w14:paraId="390F5B6A" w14:textId="6B0CB190" w:rsidR="0073328A" w:rsidRPr="0073328A" w:rsidRDefault="136395EE" w:rsidP="35ABF20D">
            <w:pPr>
              <w:spacing w:before="0" w:after="0"/>
              <w:ind w:left="0" w:firstLine="0"/>
              <w:jc w:val="center"/>
            </w:pPr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>(2014)</w:t>
            </w:r>
          </w:p>
        </w:tc>
        <w:tc>
          <w:tcPr>
            <w:tcW w:w="105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15FCF880" w14:textId="6F730342" w:rsidR="0073328A" w:rsidRPr="0073328A" w:rsidRDefault="136395EE" w:rsidP="35ABF20D">
            <w:pPr>
              <w:spacing w:before="0" w:after="0" w:line="259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/>
              </w:rPr>
              <w:t>Metodologia</w:t>
            </w:r>
            <w:proofErr w:type="spellEnd"/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/>
              </w:rPr>
              <w:t xml:space="preserve"> SCRUM</w:t>
            </w:r>
          </w:p>
          <w:p w14:paraId="1D32CD99" w14:textId="3A61E413" w:rsidR="0073328A" w:rsidRPr="0073328A" w:rsidRDefault="0073328A" w:rsidP="35ABF20D">
            <w:pPr>
              <w:spacing w:before="0" w:after="0"/>
              <w:ind w:left="0" w:firstLine="0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 w:eastAsia="en-US"/>
              </w:rPr>
            </w:pPr>
          </w:p>
        </w:tc>
        <w:tc>
          <w:tcPr>
            <w:tcW w:w="85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41062320" w14:textId="77777777" w:rsidR="0073328A" w:rsidRPr="0073328A" w:rsidRDefault="4105048F" w:rsidP="3382869A">
            <w:pPr>
              <w:spacing w:before="0" w:after="0"/>
              <w:ind w:left="0" w:firstLine="0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n-US" w:eastAsia="en-US"/>
              </w:rPr>
            </w:pPr>
            <w:r w:rsidRPr="3382869A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 xml:space="preserve">20383 </w:t>
            </w:r>
            <w:proofErr w:type="spellStart"/>
            <w:r w:rsidRPr="3382869A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>observações</w:t>
            </w:r>
            <w:proofErr w:type="spellEnd"/>
          </w:p>
        </w:tc>
        <w:tc>
          <w:tcPr>
            <w:tcW w:w="193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0E62A8D6" w14:textId="50AD0E61" w:rsidR="0073328A" w:rsidRPr="0073328A" w:rsidRDefault="61EC6295" w:rsidP="35ABF20D">
            <w:pPr>
              <w:spacing w:before="0" w:after="0"/>
              <w:ind w:left="0" w:firstLine="0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</w:pPr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 xml:space="preserve">- A </w:t>
            </w:r>
            <w:proofErr w:type="spellStart"/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>implementação</w:t>
            </w:r>
            <w:proofErr w:type="spellEnd"/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>eficaz</w:t>
            </w:r>
            <w:proofErr w:type="spellEnd"/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 xml:space="preserve"> da </w:t>
            </w:r>
            <w:proofErr w:type="spellStart"/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>metodologia</w:t>
            </w:r>
            <w:proofErr w:type="spellEnd"/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 xml:space="preserve"> Scrum </w:t>
            </w:r>
            <w:proofErr w:type="spellStart"/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>pode</w:t>
            </w:r>
            <w:proofErr w:type="spellEnd"/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>melhorar</w:t>
            </w:r>
            <w:proofErr w:type="spellEnd"/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>significativamente</w:t>
            </w:r>
            <w:proofErr w:type="spellEnd"/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 xml:space="preserve"> </w:t>
            </w:r>
            <w:proofErr w:type="gramStart"/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>a</w:t>
            </w:r>
            <w:proofErr w:type="gramEnd"/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>eficiência</w:t>
            </w:r>
            <w:proofErr w:type="spellEnd"/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 xml:space="preserve"> da </w:t>
            </w:r>
            <w:proofErr w:type="spellStart"/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>equipe</w:t>
            </w:r>
            <w:proofErr w:type="spellEnd"/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 xml:space="preserve">. </w:t>
            </w:r>
          </w:p>
          <w:p w14:paraId="237E537A" w14:textId="5906AB66" w:rsidR="0073328A" w:rsidRPr="0073328A" w:rsidRDefault="61EC6295" w:rsidP="35ABF20D">
            <w:pPr>
              <w:spacing w:before="0" w:after="0"/>
              <w:ind w:left="0" w:firstLine="0"/>
              <w:jc w:val="left"/>
            </w:pPr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 xml:space="preserve">- </w:t>
            </w:r>
            <w:proofErr w:type="spellStart"/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>Essas</w:t>
            </w:r>
            <w:proofErr w:type="spellEnd"/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>descobertas</w:t>
            </w:r>
            <w:proofErr w:type="spellEnd"/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>ressaltam</w:t>
            </w:r>
            <w:proofErr w:type="spellEnd"/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 xml:space="preserve"> </w:t>
            </w:r>
            <w:proofErr w:type="gramStart"/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>a</w:t>
            </w:r>
            <w:proofErr w:type="gramEnd"/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>importância</w:t>
            </w:r>
            <w:proofErr w:type="spellEnd"/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 xml:space="preserve"> de </w:t>
            </w:r>
            <w:proofErr w:type="spellStart"/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>adaptar</w:t>
            </w:r>
            <w:proofErr w:type="spellEnd"/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>metodologias</w:t>
            </w:r>
            <w:proofErr w:type="spellEnd"/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>ágeis</w:t>
            </w:r>
            <w:proofErr w:type="spellEnd"/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>como</w:t>
            </w:r>
            <w:proofErr w:type="spellEnd"/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 xml:space="preserve"> o Scrum para </w:t>
            </w:r>
            <w:proofErr w:type="spellStart"/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>setores</w:t>
            </w:r>
            <w:proofErr w:type="spellEnd"/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>específicos</w:t>
            </w:r>
            <w:proofErr w:type="spellEnd"/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 xml:space="preserve">, </w:t>
            </w:r>
            <w:proofErr w:type="spellStart"/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>como</w:t>
            </w:r>
            <w:proofErr w:type="spellEnd"/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 xml:space="preserve"> a </w:t>
            </w:r>
            <w:proofErr w:type="spellStart"/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>aviação</w:t>
            </w:r>
            <w:proofErr w:type="spellEnd"/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 xml:space="preserve">, </w:t>
            </w:r>
            <w:proofErr w:type="spellStart"/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>visando</w:t>
            </w:r>
            <w:proofErr w:type="spellEnd"/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>otimizar</w:t>
            </w:r>
            <w:proofErr w:type="spellEnd"/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>processos</w:t>
            </w:r>
            <w:proofErr w:type="spellEnd"/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 xml:space="preserve"> e </w:t>
            </w:r>
            <w:proofErr w:type="spellStart"/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>resultados</w:t>
            </w:r>
            <w:proofErr w:type="spellEnd"/>
            <w:r w:rsidRPr="35ABF20D">
              <w:rPr>
                <w:rFonts w:ascii="Times New Roman" w:hAnsi="Times New Roman"/>
                <w:color w:val="000000" w:themeColor="text1"/>
                <w:sz w:val="20"/>
                <w:szCs w:val="20"/>
                <w:lang w:val="en-US" w:eastAsia="en-US"/>
              </w:rPr>
              <w:t>.</w:t>
            </w:r>
          </w:p>
        </w:tc>
      </w:tr>
    </w:tbl>
    <w:p w14:paraId="1CBC16AA" w14:textId="77777777" w:rsidR="00816FD5" w:rsidRPr="00816FD5" w:rsidRDefault="00816FD5" w:rsidP="00816FD5"/>
    <w:p w14:paraId="406ED8CF" w14:textId="0938F660" w:rsidR="00831A72" w:rsidRDefault="00831A72" w:rsidP="00EA20A3">
      <w:pPr>
        <w:pStyle w:val="Ttulo2"/>
      </w:pPr>
      <w:r>
        <w:t>Tecnologias d</w:t>
      </w:r>
      <w:r w:rsidR="00D94C19">
        <w:t>a</w:t>
      </w:r>
      <w:r>
        <w:t xml:space="preserve"> Informação</w:t>
      </w:r>
    </w:p>
    <w:p w14:paraId="6F49A0C7" w14:textId="1BBA51E2" w:rsidR="0032342D" w:rsidRDefault="707C13A6" w:rsidP="35ABF20D">
      <w:pPr>
        <w:rPr>
          <w:ins w:id="6" w:author="MARIANA CYNTHIA DE FARIA" w:date="2024-05-06T13:16:00Z"/>
        </w:rPr>
      </w:pPr>
      <w:r w:rsidRPr="6DAA8387">
        <w:rPr>
          <w:rFonts w:eastAsia="Calibri" w:cs="Calibri"/>
          <w:color w:val="000000" w:themeColor="text1"/>
        </w:rPr>
        <w:t>No projeto, fo</w:t>
      </w:r>
      <w:r w:rsidR="003A6DAC">
        <w:rPr>
          <w:rFonts w:eastAsia="Calibri" w:cs="Calibri"/>
          <w:color w:val="000000" w:themeColor="text1"/>
        </w:rPr>
        <w:t>i</w:t>
      </w:r>
      <w:r w:rsidRPr="6DAA8387">
        <w:rPr>
          <w:rFonts w:eastAsia="Calibri" w:cs="Calibri"/>
          <w:color w:val="000000" w:themeColor="text1"/>
        </w:rPr>
        <w:t xml:space="preserve"> utilizad</w:t>
      </w:r>
      <w:r w:rsidR="003A6DAC">
        <w:rPr>
          <w:rFonts w:eastAsia="Calibri" w:cs="Calibri"/>
          <w:color w:val="000000" w:themeColor="text1"/>
        </w:rPr>
        <w:t xml:space="preserve">o a </w:t>
      </w:r>
      <w:r w:rsidRPr="6DAA8387">
        <w:rPr>
          <w:rFonts w:eastAsia="Calibri" w:cs="Calibri"/>
          <w:color w:val="000000" w:themeColor="text1"/>
        </w:rPr>
        <w:t>tecnolog</w:t>
      </w:r>
      <w:r w:rsidR="003A6DAC">
        <w:rPr>
          <w:rFonts w:eastAsia="Calibri" w:cs="Calibri"/>
          <w:color w:val="000000" w:themeColor="text1"/>
        </w:rPr>
        <w:t>ia</w:t>
      </w:r>
      <w:r w:rsidRPr="6DAA8387">
        <w:rPr>
          <w:rFonts w:eastAsia="Calibri" w:cs="Calibri"/>
          <w:color w:val="000000" w:themeColor="text1"/>
        </w:rPr>
        <w:t xml:space="preserve"> d</w:t>
      </w:r>
      <w:r w:rsidR="003A6DAC">
        <w:rPr>
          <w:rFonts w:eastAsia="Calibri" w:cs="Calibri"/>
          <w:color w:val="000000" w:themeColor="text1"/>
        </w:rPr>
        <w:t>a</w:t>
      </w:r>
      <w:r w:rsidRPr="6DAA8387">
        <w:rPr>
          <w:rFonts w:eastAsia="Calibri" w:cs="Calibri"/>
          <w:color w:val="000000" w:themeColor="text1"/>
        </w:rPr>
        <w:t xml:space="preserve"> informação GitHub. O GitHub foi empregado como plataforma para gerenciamento do código-fonte e colaboração entre os membros da equipe para com o cliente, permitindo um melhor acompanhamento e visibilidade. Utilizamos um modelo acadêmico específico para estruturar o repositório, o que facilitou a organização e o acompanhamento das atividades relacionadas ao desenvolvimento do projeto</w:t>
      </w:r>
      <w:r w:rsidR="003A6DAC">
        <w:rPr>
          <w:rFonts w:eastAsia="Calibri" w:cs="Calibri"/>
          <w:color w:val="000000" w:themeColor="text1"/>
        </w:rPr>
        <w:t xml:space="preserve">, </w:t>
      </w:r>
      <w:r w:rsidRPr="6DAA8387">
        <w:rPr>
          <w:rFonts w:eastAsia="Calibri" w:cs="Calibri"/>
          <w:color w:val="000000" w:themeColor="text1"/>
        </w:rPr>
        <w:t>permitindo ajustes contínuos para otimizar o fluxo de trabalho e garantir o cumprimento dos objetivos propostos.</w:t>
      </w:r>
    </w:p>
    <w:p w14:paraId="0193597A" w14:textId="77777777" w:rsidR="006611DA" w:rsidRPr="00816FD5" w:rsidRDefault="006611DA" w:rsidP="00703522"/>
    <w:p w14:paraId="3E0EFF5F" w14:textId="6138AA15" w:rsidR="00831A72" w:rsidRDefault="00831A72" w:rsidP="00EA20A3">
      <w:pPr>
        <w:pStyle w:val="Ttulo1"/>
      </w:pPr>
      <w:r>
        <w:t>Coleta e descrição dos dados utilizados</w:t>
      </w:r>
    </w:p>
    <w:p w14:paraId="1CD0F14E" w14:textId="631DB813" w:rsidR="2CBCF6ED" w:rsidRDefault="06FA6027" w:rsidP="6DAA8387">
      <w:pPr>
        <w:spacing w:before="240"/>
        <w:ind w:left="0" w:firstLine="0"/>
      </w:pPr>
      <w:r w:rsidRPr="6DAA8387">
        <w:rPr>
          <w:rFonts w:eastAsia="Calibri" w:cs="Calibri"/>
        </w:rPr>
        <w:t>Passo a Passo da Análise:</w:t>
      </w:r>
    </w:p>
    <w:p w14:paraId="3AA595A5" w14:textId="1D41D12C" w:rsidR="2CBCF6ED" w:rsidRDefault="06FA6027" w:rsidP="6DAA8387">
      <w:pPr>
        <w:spacing w:before="240"/>
        <w:ind w:left="0" w:firstLine="0"/>
        <w:rPr>
          <w:rFonts w:eastAsia="Calibri" w:cs="Calibri"/>
          <w:u w:val="single"/>
        </w:rPr>
      </w:pPr>
      <w:r w:rsidRPr="6DAA8387">
        <w:rPr>
          <w:rFonts w:eastAsia="Calibri" w:cs="Calibri"/>
          <w:u w:val="single"/>
        </w:rPr>
        <w:t>Filtragem dos Municípios do Vale do Paraíba:</w:t>
      </w:r>
    </w:p>
    <w:p w14:paraId="3C4F4304" w14:textId="3FB3E473" w:rsidR="2CBCF6ED" w:rsidRDefault="06FA6027" w:rsidP="6DAA8387">
      <w:pPr>
        <w:spacing w:before="240"/>
        <w:ind w:left="0" w:firstLine="0"/>
      </w:pPr>
      <w:r w:rsidRPr="6DAA8387">
        <w:rPr>
          <w:rFonts w:eastAsia="Calibri" w:cs="Calibri"/>
        </w:rPr>
        <w:lastRenderedPageBreak/>
        <w:t>Iniciamos a análise filtrando os dados para incluir apenas os municípios localizados na região do Vale do Paraíba. Isso garantiu que nossa análise estivesse focada nas áreas geográficas relevantes para o estudo.</w:t>
      </w:r>
    </w:p>
    <w:p w14:paraId="47C962B9" w14:textId="3793E724" w:rsidR="2CBCF6ED" w:rsidRDefault="06FA6027" w:rsidP="6DAA8387">
      <w:pPr>
        <w:spacing w:before="240"/>
        <w:ind w:left="0" w:firstLine="0"/>
        <w:rPr>
          <w:rFonts w:eastAsia="Calibri" w:cs="Calibri"/>
          <w:u w:val="single"/>
        </w:rPr>
      </w:pPr>
      <w:r w:rsidRPr="6DAA8387">
        <w:rPr>
          <w:rFonts w:eastAsia="Calibri" w:cs="Calibri"/>
          <w:u w:val="single"/>
        </w:rPr>
        <w:t>Cálculo do Valor por Quilograma (kg):</w:t>
      </w:r>
    </w:p>
    <w:p w14:paraId="61BA1B88" w14:textId="418ACB31" w:rsidR="2CBCF6ED" w:rsidRDefault="06FA6027" w:rsidP="6DAA8387">
      <w:pPr>
        <w:spacing w:before="240"/>
        <w:ind w:left="0" w:firstLine="0"/>
      </w:pPr>
      <w:r w:rsidRPr="6DAA8387">
        <w:rPr>
          <w:rFonts w:eastAsia="Calibri" w:cs="Calibri"/>
        </w:rPr>
        <w:t>Em seguida, dividimos o valor total de cada item pela sua quantidade em quilogramas (kg). Esse cálculo nos permitiu determinar o valor do material por quilo, fornecendo uma métrica padronizada para avaliar a eficiência e o custo-benefício de cada item de carga.</w:t>
      </w:r>
    </w:p>
    <w:p w14:paraId="21848BF9" w14:textId="1331F89B" w:rsidR="2CBCF6ED" w:rsidRDefault="06FA6027" w:rsidP="6DAA8387">
      <w:pPr>
        <w:spacing w:before="240"/>
        <w:ind w:left="0" w:firstLine="0"/>
        <w:rPr>
          <w:rFonts w:eastAsia="Calibri" w:cs="Calibri"/>
          <w:u w:val="single"/>
        </w:rPr>
      </w:pPr>
      <w:r w:rsidRPr="6DAA8387">
        <w:rPr>
          <w:rFonts w:eastAsia="Calibri" w:cs="Calibri"/>
          <w:u w:val="single"/>
        </w:rPr>
        <w:t>Totalização dos Valores:</w:t>
      </w:r>
    </w:p>
    <w:p w14:paraId="2DE37D05" w14:textId="334CAEC4" w:rsidR="2CBCF6ED" w:rsidRDefault="06FA6027" w:rsidP="6DAA8387">
      <w:pPr>
        <w:spacing w:before="240"/>
        <w:ind w:left="0" w:firstLine="0"/>
      </w:pPr>
      <w:r w:rsidRPr="6DAA8387">
        <w:rPr>
          <w:rFonts w:eastAsia="Calibri" w:cs="Calibri"/>
        </w:rPr>
        <w:t>Após calcular o valor por quilograma para cada item, somamos os valores totais. Essa etapa nos forneceu uma visão consolidada do custo total das cargas consideradas na análise.</w:t>
      </w:r>
    </w:p>
    <w:p w14:paraId="58C699BA" w14:textId="27CFF4A8" w:rsidR="2CBCF6ED" w:rsidRDefault="06FA6027" w:rsidP="6DAA8387">
      <w:pPr>
        <w:spacing w:before="240"/>
        <w:ind w:left="0" w:firstLine="0"/>
        <w:rPr>
          <w:rFonts w:eastAsia="Calibri" w:cs="Calibri"/>
          <w:u w:val="single"/>
        </w:rPr>
      </w:pPr>
      <w:r w:rsidRPr="6DAA8387">
        <w:rPr>
          <w:rFonts w:eastAsia="Calibri" w:cs="Calibri"/>
          <w:u w:val="single"/>
        </w:rPr>
        <w:t>Classificação dos Valores do Maior para o Menor:</w:t>
      </w:r>
    </w:p>
    <w:p w14:paraId="1F81D3D6" w14:textId="66654BAD" w:rsidR="2CBCF6ED" w:rsidRDefault="06FA6027" w:rsidP="6DAA8387">
      <w:pPr>
        <w:spacing w:before="240"/>
        <w:ind w:left="0" w:firstLine="0"/>
      </w:pPr>
      <w:r w:rsidRPr="6DAA8387">
        <w:rPr>
          <w:rFonts w:eastAsia="Calibri" w:cs="Calibri"/>
        </w:rPr>
        <w:t>Por fim, classificamos os valores totais do maior para o menor. Essa classificação nos permitiu identificar as cargas mais significativas em termos de valor financeiro, destacando as oportunidades prioritárias para otimização e gestão eficiente dos recursos.</w:t>
      </w:r>
    </w:p>
    <w:p w14:paraId="694E8E6D" w14:textId="6C60F8F4" w:rsidR="2CBCF6ED" w:rsidRDefault="06FA6027" w:rsidP="6DAA8387">
      <w:pPr>
        <w:spacing w:before="240"/>
        <w:ind w:left="0" w:firstLine="0"/>
        <w:rPr>
          <w:rFonts w:eastAsia="Calibri" w:cs="Calibri"/>
          <w:u w:val="single"/>
        </w:rPr>
      </w:pPr>
      <w:r w:rsidRPr="6DAA8387">
        <w:rPr>
          <w:rFonts w:eastAsia="Calibri" w:cs="Calibri"/>
          <w:u w:val="single"/>
        </w:rPr>
        <w:t>Resultados:</w:t>
      </w:r>
    </w:p>
    <w:p w14:paraId="4B742706" w14:textId="388D79AE" w:rsidR="2CBCF6ED" w:rsidRDefault="06FA6027" w:rsidP="6DAA8387">
      <w:pPr>
        <w:spacing w:before="240"/>
        <w:ind w:left="0" w:firstLine="0"/>
      </w:pPr>
      <w:r w:rsidRPr="6DAA8387">
        <w:rPr>
          <w:rFonts w:eastAsia="Calibri" w:cs="Calibri"/>
        </w:rPr>
        <w:t>Os resultados da análise proporcionaram uma visão clara das maiores potências de carga no Vale do Paraíba, destacando os itens que contribuem significativamente para o valor total do transporte na região.</w:t>
      </w:r>
    </w:p>
    <w:p w14:paraId="6BD0E190" w14:textId="1AA71A18" w:rsidR="35ABF20D" w:rsidRDefault="35ABF20D" w:rsidP="35ABF20D">
      <w:pPr>
        <w:spacing w:before="240"/>
      </w:pPr>
    </w:p>
    <w:p w14:paraId="20E7ED97" w14:textId="1C87D72A" w:rsidR="00831A72" w:rsidRDefault="00831A72" w:rsidP="00EA20A3">
      <w:pPr>
        <w:pStyle w:val="Ttulo1"/>
      </w:pPr>
      <w:r>
        <w:t>Resultados esperados</w:t>
      </w:r>
    </w:p>
    <w:p w14:paraId="745AA566" w14:textId="3453B745" w:rsidR="0032342D" w:rsidRDefault="49FAA2D9" w:rsidP="35ABF20D">
      <w:pPr>
        <w:ind w:left="0" w:firstLine="0"/>
        <w:rPr>
          <w:rFonts w:eastAsia="Calibri" w:cs="Calibri"/>
          <w:color w:val="000000" w:themeColor="text1"/>
        </w:rPr>
      </w:pPr>
      <w:r w:rsidRPr="35ABF20D">
        <w:rPr>
          <w:rFonts w:eastAsia="Calibri" w:cs="Calibri"/>
          <w:color w:val="000000" w:themeColor="text1"/>
        </w:rPr>
        <w:t xml:space="preserve">Os resultados esperados pelo projeto "Identificação de possíveis cargas para o Aeroporto de São José dos Campos (SJC)" são diversos e abrangentes, oferecendo contribuições técnicas e acadêmicas significativas para a área de logística. </w:t>
      </w:r>
    </w:p>
    <w:p w14:paraId="71C819E0" w14:textId="36A0CEF7" w:rsidR="0032342D" w:rsidRDefault="49FAA2D9" w:rsidP="35ABF20D">
      <w:pPr>
        <w:ind w:left="0" w:firstLine="0"/>
        <w:rPr>
          <w:rFonts w:eastAsia="Calibri" w:cs="Calibri"/>
          <w:color w:val="000000" w:themeColor="text1"/>
        </w:rPr>
      </w:pPr>
      <w:r w:rsidRPr="35ABF20D">
        <w:rPr>
          <w:rFonts w:eastAsia="Calibri" w:cs="Calibri"/>
          <w:color w:val="000000" w:themeColor="text1"/>
        </w:rPr>
        <w:t xml:space="preserve">  Em primeiro lugar, espera-se que o projeto forneça uma lista detalhada e precisa das cargas com potencial para movimentação pelo Aeroporto de SJC. Essa identificação permitirá uma melhor compreensão das demandas logísticas da região do Vale do Paraíba. </w:t>
      </w:r>
      <w:r w:rsidR="0032342D">
        <w:br/>
      </w:r>
      <w:r w:rsidR="0032342D">
        <w:br/>
      </w:r>
      <w:r w:rsidRPr="35ABF20D">
        <w:rPr>
          <w:rFonts w:eastAsia="Calibri" w:cs="Calibri"/>
          <w:color w:val="000000" w:themeColor="text1"/>
        </w:rPr>
        <w:t xml:space="preserve"> Além disso, espera-se que o projeto contribua para o desenvolvimento de estratégias logísticas mais eficientes e orientadas por dados. Ao compreender melhor as características e as necessidades das cargas que podem ser movimentadas pelo Aeroporto de SJC, será possível otimizar os processos de armazenamento, transporte e distribuição, reduzindo custos e melhorando a eficiência operacional.</w:t>
      </w:r>
    </w:p>
    <w:p w14:paraId="4B0AE4D5" w14:textId="61F8E348" w:rsidR="0032342D" w:rsidRDefault="49FAA2D9" w:rsidP="35ABF20D">
      <w:pPr>
        <w:ind w:left="0" w:firstLine="0"/>
        <w:rPr>
          <w:rFonts w:eastAsia="Calibri" w:cs="Calibri"/>
          <w:color w:val="000000" w:themeColor="text1"/>
        </w:rPr>
      </w:pPr>
      <w:r w:rsidRPr="35ABF20D">
        <w:rPr>
          <w:rFonts w:eastAsia="Calibri" w:cs="Calibri"/>
          <w:color w:val="000000" w:themeColor="text1"/>
        </w:rPr>
        <w:t xml:space="preserve"> Do ponto de vista acadêmico, os resultados esperados incluem a geração de novos conhecimentos e insights sobre o transporte de cargas na região do Vale do Paraíba. Ao aplicar métodos analíticos avançados e tecnologias da informação modernas, o projeto tem o </w:t>
      </w:r>
      <w:r w:rsidRPr="35ABF20D">
        <w:rPr>
          <w:rFonts w:eastAsia="Calibri" w:cs="Calibri"/>
          <w:color w:val="000000" w:themeColor="text1"/>
        </w:rPr>
        <w:lastRenderedPageBreak/>
        <w:t>potencial de identificar padrões e tendências até então não explorados, contribuindo para o avanço do conhecimento na área de logística.</w:t>
      </w:r>
    </w:p>
    <w:p w14:paraId="42C4B3D1" w14:textId="5A206830" w:rsidR="0032342D" w:rsidRDefault="49FAA2D9" w:rsidP="35ABF20D">
      <w:pPr>
        <w:ind w:left="0" w:firstLine="0"/>
        <w:rPr>
          <w:rFonts w:eastAsia="Calibri" w:cs="Calibri"/>
          <w:color w:val="000000" w:themeColor="text1"/>
        </w:rPr>
      </w:pPr>
      <w:r w:rsidRPr="35ABF20D">
        <w:rPr>
          <w:rFonts w:eastAsia="Calibri" w:cs="Calibri"/>
          <w:color w:val="000000" w:themeColor="text1"/>
        </w:rPr>
        <w:t xml:space="preserve">    Em suma, os resultados esperados pelo projeto "Identificação de possíveis cargas para o Aeroporto de São José dos Campos (SJC)" têm o potencial de oferecer contribuições significativas tanto para a prática quanto para a pesquisa na área de logística, fornecendo insights valiosos e impulsionando o desenvolvimento sustentável da região do Vale do Paraíba.</w:t>
      </w:r>
    </w:p>
    <w:p w14:paraId="5845BC03" w14:textId="4D054352" w:rsidR="0032342D" w:rsidRDefault="0032342D" w:rsidP="35ABF20D">
      <w:pPr>
        <w:ind w:left="0" w:firstLine="0"/>
      </w:pPr>
    </w:p>
    <w:p w14:paraId="7735AFFE" w14:textId="14C66BF3" w:rsidR="0032342D" w:rsidRPr="00426A6B" w:rsidRDefault="0032342D" w:rsidP="0032342D">
      <w:pPr>
        <w:pStyle w:val="Ttulo1"/>
        <w:numPr>
          <w:ilvl w:val="0"/>
          <w:numId w:val="0"/>
        </w:numPr>
        <w:ind w:left="648" w:hanging="360"/>
      </w:pPr>
      <w:r>
        <w:t>Referências</w:t>
      </w:r>
    </w:p>
    <w:p w14:paraId="2483ECAB" w14:textId="293F123D" w:rsidR="3E5FECB5" w:rsidRDefault="001A5F79" w:rsidP="35ABF20D">
      <w:pPr>
        <w:jc w:val="left"/>
      </w:pPr>
      <w:r>
        <w:t>Base de dados da PRF:</w:t>
      </w:r>
    </w:p>
    <w:p w14:paraId="73AB7603" w14:textId="39EE98C0" w:rsidR="001A5F79" w:rsidRDefault="0038241F" w:rsidP="35ABF20D">
      <w:pPr>
        <w:jc w:val="left"/>
      </w:pPr>
      <w:hyperlink r:id="rId8" w:history="1">
        <w:r w:rsidRPr="00E54D9D">
          <w:rPr>
            <w:rStyle w:val="Hyperlink"/>
          </w:rPr>
          <w:t>https://www.gov.br/prf/pt-br/acesso-a-informacao/dados-abertos</w:t>
        </w:r>
      </w:hyperlink>
    </w:p>
    <w:p w14:paraId="79781C8C" w14:textId="77777777" w:rsidR="0038241F" w:rsidRDefault="0038241F" w:rsidP="35ABF20D">
      <w:pPr>
        <w:jc w:val="left"/>
      </w:pPr>
    </w:p>
    <w:sectPr w:rsidR="0038241F" w:rsidSect="004A260A">
      <w:headerReference w:type="default" r:id="rId9"/>
      <w:footerReference w:type="default" r:id="rId10"/>
      <w:headerReference w:type="first" r:id="rId11"/>
      <w:type w:val="continuous"/>
      <w:pgSz w:w="11907" w:h="16840" w:code="9"/>
      <w:pgMar w:top="1701" w:right="1134" w:bottom="1134" w:left="1701" w:header="110" w:footer="1134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BC551F" w14:textId="77777777" w:rsidR="004A5DFA" w:rsidRDefault="004A5DFA">
      <w:r>
        <w:separator/>
      </w:r>
    </w:p>
  </w:endnote>
  <w:endnote w:type="continuationSeparator" w:id="0">
    <w:p w14:paraId="6552A6B1" w14:textId="77777777" w:rsidR="004A5DFA" w:rsidRDefault="004A5D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Helvetica">
    <w:panose1 w:val="020B0504020202020204"/>
    <w:charset w:val="00"/>
    <w:family w:val="auto"/>
    <w:notTrueType/>
    <w:pitch w:val="variable"/>
    <w:sig w:usb0="E00002FF" w:usb1="5000785B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382869A" w14:paraId="716CBD92" w14:textId="77777777" w:rsidTr="3382869A">
      <w:trPr>
        <w:trHeight w:val="300"/>
      </w:trPr>
      <w:tc>
        <w:tcPr>
          <w:tcW w:w="3020" w:type="dxa"/>
        </w:tcPr>
        <w:p w14:paraId="60910671" w14:textId="0358EB26" w:rsidR="3382869A" w:rsidRDefault="3382869A" w:rsidP="3382869A">
          <w:pPr>
            <w:pStyle w:val="Cabealho"/>
            <w:ind w:left="-115"/>
            <w:jc w:val="left"/>
          </w:pPr>
        </w:p>
      </w:tc>
      <w:tc>
        <w:tcPr>
          <w:tcW w:w="3020" w:type="dxa"/>
        </w:tcPr>
        <w:p w14:paraId="2F0D91A5" w14:textId="43259324" w:rsidR="3382869A" w:rsidRDefault="3382869A" w:rsidP="3382869A">
          <w:pPr>
            <w:pStyle w:val="Cabealho"/>
            <w:jc w:val="center"/>
          </w:pPr>
        </w:p>
      </w:tc>
      <w:tc>
        <w:tcPr>
          <w:tcW w:w="3020" w:type="dxa"/>
        </w:tcPr>
        <w:p w14:paraId="26AFE0C6" w14:textId="402046C0" w:rsidR="3382869A" w:rsidRDefault="3382869A" w:rsidP="3382869A">
          <w:pPr>
            <w:pStyle w:val="Cabealho"/>
            <w:ind w:right="-115"/>
            <w:jc w:val="right"/>
          </w:pPr>
        </w:p>
      </w:tc>
    </w:tr>
  </w:tbl>
  <w:p w14:paraId="2B8C3EC9" w14:textId="2666E205" w:rsidR="3382869A" w:rsidRDefault="3382869A" w:rsidP="3382869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D36C26" w14:textId="77777777" w:rsidR="004A5DFA" w:rsidRDefault="004A5DFA">
      <w:r>
        <w:separator/>
      </w:r>
    </w:p>
  </w:footnote>
  <w:footnote w:type="continuationSeparator" w:id="0">
    <w:p w14:paraId="22378E06" w14:textId="77777777" w:rsidR="004A5DFA" w:rsidRDefault="004A5D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F12165" w14:textId="00D95B65" w:rsidR="00972C0B" w:rsidRDefault="00831A72" w:rsidP="00831A72">
    <w:pPr>
      <w:pStyle w:val="Cabealho"/>
      <w:tabs>
        <w:tab w:val="clear" w:pos="4419"/>
        <w:tab w:val="clear" w:pos="8838"/>
      </w:tabs>
      <w:ind w:left="0" w:right="360"/>
      <w:jc w:val="center"/>
    </w:pPr>
    <w:r w:rsidRPr="00831A72">
      <w:rPr>
        <w:noProof/>
      </w:rPr>
      <w:drawing>
        <wp:inline distT="0" distB="0" distL="0" distR="0" wp14:anchorId="2D93EE3C" wp14:editId="6FB2F8CA">
          <wp:extent cx="4229516" cy="729615"/>
          <wp:effectExtent l="0" t="0" r="0" b="0"/>
          <wp:docPr id="8" name="Picture 7" descr="A picture containing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7" descr="A picture containing logo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68680" cy="7363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18946D" w14:textId="77777777" w:rsidR="00972C0B" w:rsidRDefault="00972C0B" w:rsidP="00D70A45">
    <w:pPr>
      <w:pStyle w:val="Cabealho"/>
      <w:ind w:right="360"/>
      <w:jc w:val="right"/>
    </w:pPr>
    <w:r>
      <w:rPr>
        <w:sz w:val="20"/>
        <w:szCs w:val="20"/>
      </w:rPr>
      <w:t xml:space="preserve"> </w:t>
    </w:r>
  </w:p>
  <w:p w14:paraId="6102C009" w14:textId="77777777" w:rsidR="00972C0B" w:rsidRDefault="00972C0B">
    <w:pPr>
      <w:pStyle w:val="Cabealho"/>
      <w:jc w:val="right"/>
    </w:pPr>
  </w:p>
</w:hdr>
</file>

<file path=word/intelligence2.xml><?xml version="1.0" encoding="utf-8"?>
<int2:intelligence xmlns:int2="http://schemas.microsoft.com/office/intelligence/2020/intelligence">
  <int2:observations>
    <int2:textHash int2:hashCode="Xdd9y5LkVEHpgb" int2:id="AMJ1d9AZ">
      <int2:state int2:type="AugLoop_Text_Critique" int2:value="Rejected"/>
    </int2:textHash>
    <int2:textHash int2:hashCode="V5IzssR5JBUjy6" int2:id="abjjJF3l">
      <int2:state int2:type="AugLoop_Text_Critique" int2:value="Rejected"/>
    </int2:textHash>
    <int2:textHash int2:hashCode="OKAHFRq+h8wBpb" int2:id="vJlj0V4y">
      <int2:state int2:type="AugLoop_Text_Critique" int2:value="Rejected"/>
    </int2:textHash>
    <int2:textHash int2:hashCode="WW4rj2x+UYYgO6" int2:id="MvAAnG4e">
      <int2:state int2:type="AugLoop_Text_Critique" int2:value="Rejected"/>
    </int2:textHash>
    <int2:textHash int2:hashCode="dygkDIC2v9RQhJ" int2:id="iGIgfjNV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0" type="#_x0000_t75" style="width:3in;height:3in" o:bullet="t">
        <v:imagedata r:id="rId1" o:title=""/>
      </v:shape>
    </w:pict>
  </w:numPicBullet>
  <w:abstractNum w:abstractNumId="0" w15:restartNumberingAfterBreak="0">
    <w:nsid w:val="06353EAF"/>
    <w:multiLevelType w:val="hybridMultilevel"/>
    <w:tmpl w:val="AA3081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0216627"/>
    <w:multiLevelType w:val="hybridMultilevel"/>
    <w:tmpl w:val="726C2D0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6209ECD"/>
    <w:multiLevelType w:val="hybridMultilevel"/>
    <w:tmpl w:val="625AA7DE"/>
    <w:lvl w:ilvl="0" w:tplc="72B639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C05C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CEBB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8469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428D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C0F9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06C5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B8A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C89C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D15C6"/>
    <w:multiLevelType w:val="hybridMultilevel"/>
    <w:tmpl w:val="B2308032"/>
    <w:lvl w:ilvl="0" w:tplc="FFFFFFFF">
      <w:start w:val="1"/>
      <w:numFmt w:val="lowerRoman"/>
      <w:lvlText w:val="%1)"/>
      <w:lvlJc w:val="left"/>
      <w:pPr>
        <w:ind w:left="1571" w:hanging="720"/>
      </w:p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1EF67F45"/>
    <w:multiLevelType w:val="hybridMultilevel"/>
    <w:tmpl w:val="99EC73F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1F2004D"/>
    <w:multiLevelType w:val="multilevel"/>
    <w:tmpl w:val="07EE7B9A"/>
    <w:lvl w:ilvl="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6" w15:restartNumberingAfterBreak="0">
    <w:nsid w:val="27132FD0"/>
    <w:multiLevelType w:val="hybridMultilevel"/>
    <w:tmpl w:val="E3641786"/>
    <w:lvl w:ilvl="0" w:tplc="F66ACF20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2E565B70"/>
    <w:multiLevelType w:val="hybridMultilevel"/>
    <w:tmpl w:val="405EC554"/>
    <w:lvl w:ilvl="0" w:tplc="0416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3003535"/>
    <w:multiLevelType w:val="multilevel"/>
    <w:tmpl w:val="277AC62C"/>
    <w:lvl w:ilvl="0">
      <w:start w:val="1"/>
      <w:numFmt w:val="decimal"/>
      <w:pStyle w:val="Ttulo1"/>
      <w:lvlText w:val="%1."/>
      <w:lvlJc w:val="left"/>
      <w:pPr>
        <w:ind w:left="648" w:hanging="360"/>
      </w:pPr>
    </w:lvl>
    <w:lvl w:ilvl="1">
      <w:start w:val="1"/>
      <w:numFmt w:val="decimal"/>
      <w:pStyle w:val="Ttulo2"/>
      <w:lvlText w:val="%1.%2."/>
      <w:lvlJc w:val="left"/>
      <w:pPr>
        <w:ind w:left="1080" w:hanging="432"/>
      </w:pPr>
    </w:lvl>
    <w:lvl w:ilvl="2">
      <w:start w:val="1"/>
      <w:numFmt w:val="decimal"/>
      <w:lvlText w:val="%1.%2.%3."/>
      <w:lvlJc w:val="left"/>
      <w:pPr>
        <w:ind w:left="1512" w:hanging="504"/>
      </w:pPr>
    </w:lvl>
    <w:lvl w:ilvl="3">
      <w:start w:val="1"/>
      <w:numFmt w:val="decimal"/>
      <w:lvlText w:val="%1.%2.%3.%4."/>
      <w:lvlJc w:val="left"/>
      <w:pPr>
        <w:ind w:left="2016" w:hanging="648"/>
      </w:pPr>
    </w:lvl>
    <w:lvl w:ilvl="4">
      <w:start w:val="1"/>
      <w:numFmt w:val="decimal"/>
      <w:lvlText w:val="%1.%2.%3.%4.%5."/>
      <w:lvlJc w:val="left"/>
      <w:pPr>
        <w:ind w:left="2520" w:hanging="792"/>
      </w:pPr>
    </w:lvl>
    <w:lvl w:ilvl="5">
      <w:start w:val="1"/>
      <w:numFmt w:val="decimal"/>
      <w:lvlText w:val="%1.%2.%3.%4.%5.%6."/>
      <w:lvlJc w:val="left"/>
      <w:pPr>
        <w:ind w:left="3024" w:hanging="936"/>
      </w:pPr>
    </w:lvl>
    <w:lvl w:ilvl="6">
      <w:start w:val="1"/>
      <w:numFmt w:val="decimal"/>
      <w:lvlText w:val="%1.%2.%3.%4.%5.%6.%7."/>
      <w:lvlJc w:val="left"/>
      <w:pPr>
        <w:ind w:left="3528" w:hanging="1080"/>
      </w:pPr>
    </w:lvl>
    <w:lvl w:ilvl="7">
      <w:start w:val="1"/>
      <w:numFmt w:val="decimal"/>
      <w:lvlText w:val="%1.%2.%3.%4.%5.%6.%7.%8."/>
      <w:lvlJc w:val="left"/>
      <w:pPr>
        <w:ind w:left="4032" w:hanging="1224"/>
      </w:pPr>
    </w:lvl>
    <w:lvl w:ilvl="8">
      <w:start w:val="1"/>
      <w:numFmt w:val="decimal"/>
      <w:lvlText w:val="%1.%2.%3.%4.%5.%6.%7.%8.%9."/>
      <w:lvlJc w:val="left"/>
      <w:pPr>
        <w:ind w:left="4608" w:hanging="1440"/>
      </w:pPr>
    </w:lvl>
  </w:abstractNum>
  <w:abstractNum w:abstractNumId="9" w15:restartNumberingAfterBreak="0">
    <w:nsid w:val="37131B59"/>
    <w:multiLevelType w:val="hybridMultilevel"/>
    <w:tmpl w:val="950EA764"/>
    <w:lvl w:ilvl="0" w:tplc="534ABDFE">
      <w:start w:val="12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2169EA"/>
    <w:multiLevelType w:val="hybridMultilevel"/>
    <w:tmpl w:val="07EE7B9A"/>
    <w:lvl w:ilvl="0" w:tplc="BC3A800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0416000F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11" w15:restartNumberingAfterBreak="0">
    <w:nsid w:val="40933921"/>
    <w:multiLevelType w:val="multilevel"/>
    <w:tmpl w:val="C922A9C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2" w15:restartNumberingAfterBreak="0">
    <w:nsid w:val="4FB22A06"/>
    <w:multiLevelType w:val="hybridMultilevel"/>
    <w:tmpl w:val="AEAC7042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cs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6205988"/>
    <w:multiLevelType w:val="hybridMultilevel"/>
    <w:tmpl w:val="1D0A68C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cs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577566B3"/>
    <w:multiLevelType w:val="hybridMultilevel"/>
    <w:tmpl w:val="69488FD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77B448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9C22AAE"/>
    <w:multiLevelType w:val="hybridMultilevel"/>
    <w:tmpl w:val="B0006C1A"/>
    <w:lvl w:ilvl="0" w:tplc="7D4C3DA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F635A4"/>
    <w:multiLevelType w:val="hybridMultilevel"/>
    <w:tmpl w:val="A5CCFA40"/>
    <w:lvl w:ilvl="0" w:tplc="CD6C681E">
      <w:start w:val="1"/>
      <w:numFmt w:val="lowerLetter"/>
      <w:lvlText w:val="(%1)"/>
      <w:lvlJc w:val="left"/>
      <w:pPr>
        <w:ind w:left="780" w:hanging="42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887AAE"/>
    <w:multiLevelType w:val="hybridMultilevel"/>
    <w:tmpl w:val="D2629C34"/>
    <w:lvl w:ilvl="0" w:tplc="FDB21C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40DC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A8A0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CEF2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5669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D093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FCFE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CC0C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C4D9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F77AC5"/>
    <w:multiLevelType w:val="multilevel"/>
    <w:tmpl w:val="07EE7B9A"/>
    <w:lvl w:ilvl="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20" w15:restartNumberingAfterBreak="0">
    <w:nsid w:val="6FC02BEC"/>
    <w:multiLevelType w:val="hybridMultilevel"/>
    <w:tmpl w:val="68342C76"/>
    <w:lvl w:ilvl="0" w:tplc="EFF06B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92AB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4AE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B6F1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9679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46F1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56BD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EEA1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5250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FE4989"/>
    <w:multiLevelType w:val="multilevel"/>
    <w:tmpl w:val="4C72462C"/>
    <w:lvl w:ilvl="0">
      <w:start w:val="1"/>
      <w:numFmt w:val="decimal"/>
      <w:lvlText w:val="%1."/>
      <w:lvlJc w:val="left"/>
      <w:pPr>
        <w:ind w:left="649" w:hanging="360"/>
      </w:pPr>
    </w:lvl>
    <w:lvl w:ilvl="1">
      <w:start w:val="1"/>
      <w:numFmt w:val="decimal"/>
      <w:lvlText w:val="%1.%2."/>
      <w:lvlJc w:val="left"/>
      <w:pPr>
        <w:ind w:left="1081" w:hanging="432"/>
      </w:pPr>
    </w:lvl>
    <w:lvl w:ilvl="2">
      <w:start w:val="1"/>
      <w:numFmt w:val="decimal"/>
      <w:lvlText w:val="%1.%2.%3."/>
      <w:lvlJc w:val="left"/>
      <w:pPr>
        <w:ind w:left="1513" w:hanging="504"/>
      </w:pPr>
    </w:lvl>
    <w:lvl w:ilvl="3">
      <w:start w:val="1"/>
      <w:numFmt w:val="decimal"/>
      <w:lvlText w:val="%1.%2.%3.%4."/>
      <w:lvlJc w:val="left"/>
      <w:pPr>
        <w:ind w:left="2017" w:hanging="648"/>
      </w:pPr>
    </w:lvl>
    <w:lvl w:ilvl="4">
      <w:start w:val="1"/>
      <w:numFmt w:val="decimal"/>
      <w:lvlText w:val="%1.%2.%3.%4.%5."/>
      <w:lvlJc w:val="left"/>
      <w:pPr>
        <w:ind w:left="2521" w:hanging="792"/>
      </w:pPr>
    </w:lvl>
    <w:lvl w:ilvl="5">
      <w:start w:val="1"/>
      <w:numFmt w:val="decimal"/>
      <w:lvlText w:val="%1.%2.%3.%4.%5.%6."/>
      <w:lvlJc w:val="left"/>
      <w:pPr>
        <w:ind w:left="3025" w:hanging="936"/>
      </w:pPr>
    </w:lvl>
    <w:lvl w:ilvl="6">
      <w:start w:val="1"/>
      <w:numFmt w:val="decimal"/>
      <w:lvlText w:val="%1.%2.%3.%4.%5.%6.%7."/>
      <w:lvlJc w:val="left"/>
      <w:pPr>
        <w:ind w:left="3529" w:hanging="1080"/>
      </w:pPr>
    </w:lvl>
    <w:lvl w:ilvl="7">
      <w:start w:val="1"/>
      <w:numFmt w:val="decimal"/>
      <w:lvlText w:val="%1.%2.%3.%4.%5.%6.%7.%8."/>
      <w:lvlJc w:val="left"/>
      <w:pPr>
        <w:ind w:left="4033" w:hanging="1224"/>
      </w:pPr>
    </w:lvl>
    <w:lvl w:ilvl="8">
      <w:start w:val="1"/>
      <w:numFmt w:val="decimal"/>
      <w:lvlText w:val="%1.%2.%3.%4.%5.%6.%7.%8.%9."/>
      <w:lvlJc w:val="left"/>
      <w:pPr>
        <w:ind w:left="4609" w:hanging="1440"/>
      </w:pPr>
    </w:lvl>
  </w:abstractNum>
  <w:abstractNum w:abstractNumId="22" w15:restartNumberingAfterBreak="0">
    <w:nsid w:val="77E9D35D"/>
    <w:multiLevelType w:val="hybridMultilevel"/>
    <w:tmpl w:val="527024D8"/>
    <w:lvl w:ilvl="0" w:tplc="DD5A5D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E663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5E25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C8FA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4260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6201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6852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68C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B0AC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05B3A8"/>
    <w:multiLevelType w:val="hybridMultilevel"/>
    <w:tmpl w:val="9648C12A"/>
    <w:lvl w:ilvl="0" w:tplc="FA40FE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A054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DE7C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F465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2015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2C86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440A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9457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70C3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2"/>
  </w:num>
  <w:num w:numId="3">
    <w:abstractNumId w:val="23"/>
  </w:num>
  <w:num w:numId="4">
    <w:abstractNumId w:val="2"/>
  </w:num>
  <w:num w:numId="5">
    <w:abstractNumId w:val="18"/>
  </w:num>
  <w:num w:numId="6">
    <w:abstractNumId w:val="11"/>
  </w:num>
  <w:num w:numId="7">
    <w:abstractNumId w:val="0"/>
  </w:num>
  <w:num w:numId="8">
    <w:abstractNumId w:val="7"/>
  </w:num>
  <w:num w:numId="9">
    <w:abstractNumId w:val="1"/>
  </w:num>
  <w:num w:numId="10">
    <w:abstractNumId w:val="14"/>
  </w:num>
  <w:num w:numId="11">
    <w:abstractNumId w:val="13"/>
  </w:num>
  <w:num w:numId="12">
    <w:abstractNumId w:val="6"/>
  </w:num>
  <w:num w:numId="13">
    <w:abstractNumId w:val="10"/>
  </w:num>
  <w:num w:numId="14">
    <w:abstractNumId w:val="5"/>
  </w:num>
  <w:num w:numId="15">
    <w:abstractNumId w:val="19"/>
  </w:num>
  <w:num w:numId="16">
    <w:abstractNumId w:val="4"/>
  </w:num>
  <w:num w:numId="17">
    <w:abstractNumId w:val="9"/>
  </w:num>
  <w:num w:numId="18">
    <w:abstractNumId w:val="12"/>
  </w:num>
  <w:num w:numId="19">
    <w:abstractNumId w:val="16"/>
  </w:num>
  <w:num w:numId="20">
    <w:abstractNumId w:val="17"/>
  </w:num>
  <w:num w:numId="21">
    <w:abstractNumId w:val="15"/>
  </w:num>
  <w:num w:numId="22">
    <w:abstractNumId w:val="21"/>
  </w:num>
  <w:num w:numId="23">
    <w:abstractNumId w:val="8"/>
  </w:num>
  <w:num w:numId="24">
    <w:abstractNumId w:val="3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defaultTabStop w:val="709"/>
  <w:hyphenationZone w:val="425"/>
  <w:drawingGridHorizontalSpacing w:val="120"/>
  <w:displayHorizont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34D"/>
    <w:rsid w:val="000009E1"/>
    <w:rsid w:val="0000160D"/>
    <w:rsid w:val="000024BB"/>
    <w:rsid w:val="000100ED"/>
    <w:rsid w:val="00011022"/>
    <w:rsid w:val="0001202E"/>
    <w:rsid w:val="0001497D"/>
    <w:rsid w:val="00014E04"/>
    <w:rsid w:val="00014E94"/>
    <w:rsid w:val="00014F7C"/>
    <w:rsid w:val="00015735"/>
    <w:rsid w:val="0001597F"/>
    <w:rsid w:val="00015F94"/>
    <w:rsid w:val="00020A3E"/>
    <w:rsid w:val="00020ACE"/>
    <w:rsid w:val="00020DB6"/>
    <w:rsid w:val="0002152C"/>
    <w:rsid w:val="00023333"/>
    <w:rsid w:val="00023422"/>
    <w:rsid w:val="000234D8"/>
    <w:rsid w:val="00023B5C"/>
    <w:rsid w:val="0002406B"/>
    <w:rsid w:val="0002553B"/>
    <w:rsid w:val="00026B2A"/>
    <w:rsid w:val="000271F2"/>
    <w:rsid w:val="00027994"/>
    <w:rsid w:val="00027C4C"/>
    <w:rsid w:val="0003065F"/>
    <w:rsid w:val="000307E4"/>
    <w:rsid w:val="00031EA5"/>
    <w:rsid w:val="00032DFC"/>
    <w:rsid w:val="00034C50"/>
    <w:rsid w:val="000356D5"/>
    <w:rsid w:val="000378CB"/>
    <w:rsid w:val="000416A1"/>
    <w:rsid w:val="000416E8"/>
    <w:rsid w:val="00041D44"/>
    <w:rsid w:val="00042C2A"/>
    <w:rsid w:val="00042E6E"/>
    <w:rsid w:val="00046B59"/>
    <w:rsid w:val="000471BB"/>
    <w:rsid w:val="00047202"/>
    <w:rsid w:val="00050F12"/>
    <w:rsid w:val="000518A4"/>
    <w:rsid w:val="00052D0D"/>
    <w:rsid w:val="000558A6"/>
    <w:rsid w:val="00056830"/>
    <w:rsid w:val="00057E4F"/>
    <w:rsid w:val="000617C6"/>
    <w:rsid w:val="00062B54"/>
    <w:rsid w:val="00065105"/>
    <w:rsid w:val="00065A15"/>
    <w:rsid w:val="00070183"/>
    <w:rsid w:val="000704D8"/>
    <w:rsid w:val="000718E0"/>
    <w:rsid w:val="00071EA2"/>
    <w:rsid w:val="00072F07"/>
    <w:rsid w:val="00072F78"/>
    <w:rsid w:val="00073B61"/>
    <w:rsid w:val="00074465"/>
    <w:rsid w:val="00076535"/>
    <w:rsid w:val="000766AD"/>
    <w:rsid w:val="00080513"/>
    <w:rsid w:val="0008156B"/>
    <w:rsid w:val="00085C40"/>
    <w:rsid w:val="000876AD"/>
    <w:rsid w:val="00090029"/>
    <w:rsid w:val="0009010B"/>
    <w:rsid w:val="0009082D"/>
    <w:rsid w:val="00090C40"/>
    <w:rsid w:val="00090CB8"/>
    <w:rsid w:val="00092F0C"/>
    <w:rsid w:val="00094577"/>
    <w:rsid w:val="0009466D"/>
    <w:rsid w:val="00096B7F"/>
    <w:rsid w:val="00096E53"/>
    <w:rsid w:val="00097A1C"/>
    <w:rsid w:val="00097D72"/>
    <w:rsid w:val="000A192F"/>
    <w:rsid w:val="000A2D00"/>
    <w:rsid w:val="000A39DE"/>
    <w:rsid w:val="000A48B0"/>
    <w:rsid w:val="000A48D2"/>
    <w:rsid w:val="000A5A0C"/>
    <w:rsid w:val="000A6917"/>
    <w:rsid w:val="000A6EC9"/>
    <w:rsid w:val="000B03E6"/>
    <w:rsid w:val="000B1079"/>
    <w:rsid w:val="000B1B6D"/>
    <w:rsid w:val="000B4A11"/>
    <w:rsid w:val="000B546E"/>
    <w:rsid w:val="000B5CA7"/>
    <w:rsid w:val="000B6387"/>
    <w:rsid w:val="000B6700"/>
    <w:rsid w:val="000B72D4"/>
    <w:rsid w:val="000C133B"/>
    <w:rsid w:val="000C31ED"/>
    <w:rsid w:val="000C3D18"/>
    <w:rsid w:val="000C5BFF"/>
    <w:rsid w:val="000C7BCC"/>
    <w:rsid w:val="000D029B"/>
    <w:rsid w:val="000D15C7"/>
    <w:rsid w:val="000D3758"/>
    <w:rsid w:val="000D3FC8"/>
    <w:rsid w:val="000E112D"/>
    <w:rsid w:val="000E2827"/>
    <w:rsid w:val="000E30F3"/>
    <w:rsid w:val="000E3A97"/>
    <w:rsid w:val="000E4CBD"/>
    <w:rsid w:val="000E5CF2"/>
    <w:rsid w:val="000E6722"/>
    <w:rsid w:val="000E7B94"/>
    <w:rsid w:val="000F00FB"/>
    <w:rsid w:val="000F59BC"/>
    <w:rsid w:val="000F7083"/>
    <w:rsid w:val="000F783D"/>
    <w:rsid w:val="00100D16"/>
    <w:rsid w:val="00101C73"/>
    <w:rsid w:val="00102CDF"/>
    <w:rsid w:val="0010379C"/>
    <w:rsid w:val="00105E2E"/>
    <w:rsid w:val="00106EF9"/>
    <w:rsid w:val="001075D7"/>
    <w:rsid w:val="00107AC7"/>
    <w:rsid w:val="00111022"/>
    <w:rsid w:val="00111A9A"/>
    <w:rsid w:val="0011208F"/>
    <w:rsid w:val="00112CAC"/>
    <w:rsid w:val="0011317C"/>
    <w:rsid w:val="00114229"/>
    <w:rsid w:val="001170A5"/>
    <w:rsid w:val="00120D19"/>
    <w:rsid w:val="00123CB3"/>
    <w:rsid w:val="00123FF5"/>
    <w:rsid w:val="001241C0"/>
    <w:rsid w:val="00126424"/>
    <w:rsid w:val="0012799D"/>
    <w:rsid w:val="0013234C"/>
    <w:rsid w:val="00134C13"/>
    <w:rsid w:val="00135B40"/>
    <w:rsid w:val="00136A9B"/>
    <w:rsid w:val="00137460"/>
    <w:rsid w:val="00140230"/>
    <w:rsid w:val="00140AA7"/>
    <w:rsid w:val="0014149A"/>
    <w:rsid w:val="00145688"/>
    <w:rsid w:val="00146621"/>
    <w:rsid w:val="00147234"/>
    <w:rsid w:val="001543F3"/>
    <w:rsid w:val="00154791"/>
    <w:rsid w:val="00154BAB"/>
    <w:rsid w:val="0015618C"/>
    <w:rsid w:val="00156311"/>
    <w:rsid w:val="00160A14"/>
    <w:rsid w:val="00161D8F"/>
    <w:rsid w:val="00162889"/>
    <w:rsid w:val="00162BFD"/>
    <w:rsid w:val="001633FF"/>
    <w:rsid w:val="0016525A"/>
    <w:rsid w:val="00165F27"/>
    <w:rsid w:val="00167B0A"/>
    <w:rsid w:val="001703AC"/>
    <w:rsid w:val="00170DC2"/>
    <w:rsid w:val="00171A7A"/>
    <w:rsid w:val="001730DC"/>
    <w:rsid w:val="00173867"/>
    <w:rsid w:val="00173CA6"/>
    <w:rsid w:val="00176459"/>
    <w:rsid w:val="00176E49"/>
    <w:rsid w:val="00177B58"/>
    <w:rsid w:val="001810F5"/>
    <w:rsid w:val="001826B3"/>
    <w:rsid w:val="00185774"/>
    <w:rsid w:val="00187189"/>
    <w:rsid w:val="001873F8"/>
    <w:rsid w:val="001878E8"/>
    <w:rsid w:val="00190134"/>
    <w:rsid w:val="00190EB5"/>
    <w:rsid w:val="00195BB0"/>
    <w:rsid w:val="0019622B"/>
    <w:rsid w:val="001A14AF"/>
    <w:rsid w:val="001A3CC7"/>
    <w:rsid w:val="001A5F79"/>
    <w:rsid w:val="001A72F5"/>
    <w:rsid w:val="001A7BAA"/>
    <w:rsid w:val="001B122D"/>
    <w:rsid w:val="001B1C27"/>
    <w:rsid w:val="001B2459"/>
    <w:rsid w:val="001B2A42"/>
    <w:rsid w:val="001B2E24"/>
    <w:rsid w:val="001B5D83"/>
    <w:rsid w:val="001B7BB1"/>
    <w:rsid w:val="001C1BC2"/>
    <w:rsid w:val="001C2527"/>
    <w:rsid w:val="001C415D"/>
    <w:rsid w:val="001C43DA"/>
    <w:rsid w:val="001C5710"/>
    <w:rsid w:val="001C58B5"/>
    <w:rsid w:val="001C70E7"/>
    <w:rsid w:val="001D05A6"/>
    <w:rsid w:val="001D06EA"/>
    <w:rsid w:val="001D1EF6"/>
    <w:rsid w:val="001D3A94"/>
    <w:rsid w:val="001D3B53"/>
    <w:rsid w:val="001D4649"/>
    <w:rsid w:val="001D570F"/>
    <w:rsid w:val="001D5F8D"/>
    <w:rsid w:val="001D626D"/>
    <w:rsid w:val="001D697D"/>
    <w:rsid w:val="001D723C"/>
    <w:rsid w:val="001E13C8"/>
    <w:rsid w:val="001E1B03"/>
    <w:rsid w:val="001E20B4"/>
    <w:rsid w:val="001E326C"/>
    <w:rsid w:val="001E350A"/>
    <w:rsid w:val="001E40EE"/>
    <w:rsid w:val="001E54F8"/>
    <w:rsid w:val="001E61F5"/>
    <w:rsid w:val="001E659E"/>
    <w:rsid w:val="001E7CA4"/>
    <w:rsid w:val="001F02A2"/>
    <w:rsid w:val="001F1D46"/>
    <w:rsid w:val="001F26FA"/>
    <w:rsid w:val="001F4930"/>
    <w:rsid w:val="001F7A15"/>
    <w:rsid w:val="001F7C03"/>
    <w:rsid w:val="001F7D78"/>
    <w:rsid w:val="001F7F8B"/>
    <w:rsid w:val="00201EE5"/>
    <w:rsid w:val="00202338"/>
    <w:rsid w:val="00202CB1"/>
    <w:rsid w:val="00202ED0"/>
    <w:rsid w:val="00203AB8"/>
    <w:rsid w:val="002043BF"/>
    <w:rsid w:val="002045A8"/>
    <w:rsid w:val="002045FB"/>
    <w:rsid w:val="0020544C"/>
    <w:rsid w:val="002056AC"/>
    <w:rsid w:val="0020655A"/>
    <w:rsid w:val="00207683"/>
    <w:rsid w:val="0021372A"/>
    <w:rsid w:val="00213888"/>
    <w:rsid w:val="00214348"/>
    <w:rsid w:val="00214E1F"/>
    <w:rsid w:val="00215A6E"/>
    <w:rsid w:val="00216199"/>
    <w:rsid w:val="00220007"/>
    <w:rsid w:val="002204F6"/>
    <w:rsid w:val="00220961"/>
    <w:rsid w:val="00222B0D"/>
    <w:rsid w:val="00224577"/>
    <w:rsid w:val="0022488B"/>
    <w:rsid w:val="00225073"/>
    <w:rsid w:val="002252FA"/>
    <w:rsid w:val="002262BE"/>
    <w:rsid w:val="00231CBA"/>
    <w:rsid w:val="002327F0"/>
    <w:rsid w:val="002338A1"/>
    <w:rsid w:val="00233FC7"/>
    <w:rsid w:val="002355ED"/>
    <w:rsid w:val="00236A03"/>
    <w:rsid w:val="002376B5"/>
    <w:rsid w:val="00237E74"/>
    <w:rsid w:val="002405BC"/>
    <w:rsid w:val="002415C4"/>
    <w:rsid w:val="00241826"/>
    <w:rsid w:val="00246A50"/>
    <w:rsid w:val="00246C20"/>
    <w:rsid w:val="00246E4A"/>
    <w:rsid w:val="002503C1"/>
    <w:rsid w:val="00250AC4"/>
    <w:rsid w:val="002512F6"/>
    <w:rsid w:val="00251AC0"/>
    <w:rsid w:val="00253928"/>
    <w:rsid w:val="00253F01"/>
    <w:rsid w:val="00255D3E"/>
    <w:rsid w:val="00257976"/>
    <w:rsid w:val="0026204A"/>
    <w:rsid w:val="0026217A"/>
    <w:rsid w:val="002624A1"/>
    <w:rsid w:val="002628C3"/>
    <w:rsid w:val="00263C55"/>
    <w:rsid w:val="00263F22"/>
    <w:rsid w:val="00264940"/>
    <w:rsid w:val="00266CB7"/>
    <w:rsid w:val="00266CFB"/>
    <w:rsid w:val="00267666"/>
    <w:rsid w:val="0027124A"/>
    <w:rsid w:val="0027227D"/>
    <w:rsid w:val="0027238B"/>
    <w:rsid w:val="002730EE"/>
    <w:rsid w:val="002731D8"/>
    <w:rsid w:val="00273A9A"/>
    <w:rsid w:val="0027471C"/>
    <w:rsid w:val="002800C0"/>
    <w:rsid w:val="00281128"/>
    <w:rsid w:val="00282E6A"/>
    <w:rsid w:val="00283290"/>
    <w:rsid w:val="00283A2B"/>
    <w:rsid w:val="00283A4E"/>
    <w:rsid w:val="00284D32"/>
    <w:rsid w:val="002850BE"/>
    <w:rsid w:val="00286C1E"/>
    <w:rsid w:val="00287DCC"/>
    <w:rsid w:val="0029119A"/>
    <w:rsid w:val="00292217"/>
    <w:rsid w:val="00292E8A"/>
    <w:rsid w:val="0029353D"/>
    <w:rsid w:val="00293787"/>
    <w:rsid w:val="00294060"/>
    <w:rsid w:val="00294844"/>
    <w:rsid w:val="00296DE2"/>
    <w:rsid w:val="00297B8B"/>
    <w:rsid w:val="002A0396"/>
    <w:rsid w:val="002A0AAF"/>
    <w:rsid w:val="002A15E6"/>
    <w:rsid w:val="002A215E"/>
    <w:rsid w:val="002A27AD"/>
    <w:rsid w:val="002A4D55"/>
    <w:rsid w:val="002A574E"/>
    <w:rsid w:val="002A5CD0"/>
    <w:rsid w:val="002A6966"/>
    <w:rsid w:val="002A7FB0"/>
    <w:rsid w:val="002B05E4"/>
    <w:rsid w:val="002B0AE8"/>
    <w:rsid w:val="002B26BE"/>
    <w:rsid w:val="002B4944"/>
    <w:rsid w:val="002C0618"/>
    <w:rsid w:val="002C13FD"/>
    <w:rsid w:val="002C20D0"/>
    <w:rsid w:val="002C5D5D"/>
    <w:rsid w:val="002C6005"/>
    <w:rsid w:val="002C6F52"/>
    <w:rsid w:val="002D4077"/>
    <w:rsid w:val="002D4BA2"/>
    <w:rsid w:val="002D528E"/>
    <w:rsid w:val="002D7795"/>
    <w:rsid w:val="002D7AB7"/>
    <w:rsid w:val="002E1741"/>
    <w:rsid w:val="002E29BA"/>
    <w:rsid w:val="002E2FD5"/>
    <w:rsid w:val="002E3125"/>
    <w:rsid w:val="002E3371"/>
    <w:rsid w:val="002E481F"/>
    <w:rsid w:val="002E5CCC"/>
    <w:rsid w:val="002F1BC2"/>
    <w:rsid w:val="002F4C15"/>
    <w:rsid w:val="002F5955"/>
    <w:rsid w:val="002F59D3"/>
    <w:rsid w:val="002F5A76"/>
    <w:rsid w:val="002F62BA"/>
    <w:rsid w:val="003008CF"/>
    <w:rsid w:val="003021F0"/>
    <w:rsid w:val="0030615E"/>
    <w:rsid w:val="003072DA"/>
    <w:rsid w:val="00307F51"/>
    <w:rsid w:val="00310366"/>
    <w:rsid w:val="003124B4"/>
    <w:rsid w:val="00312DC7"/>
    <w:rsid w:val="00313255"/>
    <w:rsid w:val="0031377A"/>
    <w:rsid w:val="0031421F"/>
    <w:rsid w:val="00316907"/>
    <w:rsid w:val="00316E51"/>
    <w:rsid w:val="003202E9"/>
    <w:rsid w:val="003216E3"/>
    <w:rsid w:val="00322370"/>
    <w:rsid w:val="00322F6F"/>
    <w:rsid w:val="0032342D"/>
    <w:rsid w:val="003236A1"/>
    <w:rsid w:val="0032478C"/>
    <w:rsid w:val="003253EA"/>
    <w:rsid w:val="00325B2C"/>
    <w:rsid w:val="003279AA"/>
    <w:rsid w:val="0033002E"/>
    <w:rsid w:val="003314EC"/>
    <w:rsid w:val="00332D7A"/>
    <w:rsid w:val="00332E4B"/>
    <w:rsid w:val="00333E50"/>
    <w:rsid w:val="003349FC"/>
    <w:rsid w:val="00335FBD"/>
    <w:rsid w:val="00337D66"/>
    <w:rsid w:val="00343139"/>
    <w:rsid w:val="00345D99"/>
    <w:rsid w:val="00347DCE"/>
    <w:rsid w:val="00347F82"/>
    <w:rsid w:val="00352859"/>
    <w:rsid w:val="00352CDE"/>
    <w:rsid w:val="00353156"/>
    <w:rsid w:val="003549EA"/>
    <w:rsid w:val="00354C9E"/>
    <w:rsid w:val="00355D15"/>
    <w:rsid w:val="00357141"/>
    <w:rsid w:val="00357CE6"/>
    <w:rsid w:val="003629B0"/>
    <w:rsid w:val="003656FD"/>
    <w:rsid w:val="00366C90"/>
    <w:rsid w:val="00367278"/>
    <w:rsid w:val="00367A70"/>
    <w:rsid w:val="003722A9"/>
    <w:rsid w:val="0037247B"/>
    <w:rsid w:val="00373521"/>
    <w:rsid w:val="00374C77"/>
    <w:rsid w:val="00375853"/>
    <w:rsid w:val="00377156"/>
    <w:rsid w:val="00377FDB"/>
    <w:rsid w:val="0038183A"/>
    <w:rsid w:val="00381A45"/>
    <w:rsid w:val="0038241F"/>
    <w:rsid w:val="00382B7C"/>
    <w:rsid w:val="00383FE1"/>
    <w:rsid w:val="0038410F"/>
    <w:rsid w:val="00384334"/>
    <w:rsid w:val="003854D2"/>
    <w:rsid w:val="00385C64"/>
    <w:rsid w:val="003871C8"/>
    <w:rsid w:val="0039085A"/>
    <w:rsid w:val="00391124"/>
    <w:rsid w:val="00391BDE"/>
    <w:rsid w:val="00392D05"/>
    <w:rsid w:val="00393FFE"/>
    <w:rsid w:val="003941EC"/>
    <w:rsid w:val="00394BA2"/>
    <w:rsid w:val="00394CC8"/>
    <w:rsid w:val="00395534"/>
    <w:rsid w:val="00396E3F"/>
    <w:rsid w:val="003A0E7C"/>
    <w:rsid w:val="003A1E43"/>
    <w:rsid w:val="003A302A"/>
    <w:rsid w:val="003A3207"/>
    <w:rsid w:val="003A419C"/>
    <w:rsid w:val="003A699E"/>
    <w:rsid w:val="003A6DAC"/>
    <w:rsid w:val="003A7176"/>
    <w:rsid w:val="003B2EA6"/>
    <w:rsid w:val="003B4A86"/>
    <w:rsid w:val="003B50E1"/>
    <w:rsid w:val="003C188D"/>
    <w:rsid w:val="003C4E07"/>
    <w:rsid w:val="003C61D2"/>
    <w:rsid w:val="003D3665"/>
    <w:rsid w:val="003D455D"/>
    <w:rsid w:val="003D50AF"/>
    <w:rsid w:val="003D5504"/>
    <w:rsid w:val="003D677D"/>
    <w:rsid w:val="003E400A"/>
    <w:rsid w:val="003E448A"/>
    <w:rsid w:val="003E7EE2"/>
    <w:rsid w:val="003F3CDB"/>
    <w:rsid w:val="003F4214"/>
    <w:rsid w:val="003F493A"/>
    <w:rsid w:val="003F4E9A"/>
    <w:rsid w:val="003F6AB9"/>
    <w:rsid w:val="003F72BC"/>
    <w:rsid w:val="00402849"/>
    <w:rsid w:val="00404F9A"/>
    <w:rsid w:val="0040587A"/>
    <w:rsid w:val="004068FB"/>
    <w:rsid w:val="004069FC"/>
    <w:rsid w:val="00406AFE"/>
    <w:rsid w:val="004100C9"/>
    <w:rsid w:val="00410D12"/>
    <w:rsid w:val="00410E6D"/>
    <w:rsid w:val="00411B29"/>
    <w:rsid w:val="00412504"/>
    <w:rsid w:val="00413636"/>
    <w:rsid w:val="00415E36"/>
    <w:rsid w:val="0041616C"/>
    <w:rsid w:val="004163F7"/>
    <w:rsid w:val="00417104"/>
    <w:rsid w:val="00420213"/>
    <w:rsid w:val="0042057B"/>
    <w:rsid w:val="00420584"/>
    <w:rsid w:val="00420C35"/>
    <w:rsid w:val="004223D2"/>
    <w:rsid w:val="00423858"/>
    <w:rsid w:val="00424FC5"/>
    <w:rsid w:val="004268CF"/>
    <w:rsid w:val="00426A6B"/>
    <w:rsid w:val="00426FA7"/>
    <w:rsid w:val="0042728D"/>
    <w:rsid w:val="00427377"/>
    <w:rsid w:val="0042781F"/>
    <w:rsid w:val="00430536"/>
    <w:rsid w:val="00431762"/>
    <w:rsid w:val="00432945"/>
    <w:rsid w:val="00434B4B"/>
    <w:rsid w:val="00434C08"/>
    <w:rsid w:val="00435041"/>
    <w:rsid w:val="00436F76"/>
    <w:rsid w:val="00437C93"/>
    <w:rsid w:val="004402E4"/>
    <w:rsid w:val="004407C2"/>
    <w:rsid w:val="00441746"/>
    <w:rsid w:val="00441F80"/>
    <w:rsid w:val="004425CB"/>
    <w:rsid w:val="00442CC1"/>
    <w:rsid w:val="004432CE"/>
    <w:rsid w:val="00444510"/>
    <w:rsid w:val="0045034D"/>
    <w:rsid w:val="004508EE"/>
    <w:rsid w:val="00452260"/>
    <w:rsid w:val="0045252F"/>
    <w:rsid w:val="0045263B"/>
    <w:rsid w:val="00453FA4"/>
    <w:rsid w:val="00454223"/>
    <w:rsid w:val="00454A0A"/>
    <w:rsid w:val="0045619B"/>
    <w:rsid w:val="0045633F"/>
    <w:rsid w:val="00457902"/>
    <w:rsid w:val="00461B1F"/>
    <w:rsid w:val="004625B0"/>
    <w:rsid w:val="004626B0"/>
    <w:rsid w:val="004633A6"/>
    <w:rsid w:val="00464B4E"/>
    <w:rsid w:val="00464DC9"/>
    <w:rsid w:val="004657F7"/>
    <w:rsid w:val="004658F4"/>
    <w:rsid w:val="00466230"/>
    <w:rsid w:val="004677C5"/>
    <w:rsid w:val="00472539"/>
    <w:rsid w:val="00473735"/>
    <w:rsid w:val="00473CE6"/>
    <w:rsid w:val="00474C4E"/>
    <w:rsid w:val="004755CA"/>
    <w:rsid w:val="00475651"/>
    <w:rsid w:val="004761BD"/>
    <w:rsid w:val="00476705"/>
    <w:rsid w:val="0047792E"/>
    <w:rsid w:val="00481FFD"/>
    <w:rsid w:val="004822FB"/>
    <w:rsid w:val="00483F15"/>
    <w:rsid w:val="00484F5C"/>
    <w:rsid w:val="00487E5B"/>
    <w:rsid w:val="00490C32"/>
    <w:rsid w:val="004912E3"/>
    <w:rsid w:val="004920F6"/>
    <w:rsid w:val="00492BE8"/>
    <w:rsid w:val="0049316A"/>
    <w:rsid w:val="004936FB"/>
    <w:rsid w:val="00493C79"/>
    <w:rsid w:val="004959F3"/>
    <w:rsid w:val="004A126C"/>
    <w:rsid w:val="004A1659"/>
    <w:rsid w:val="004A260A"/>
    <w:rsid w:val="004A3736"/>
    <w:rsid w:val="004A3D30"/>
    <w:rsid w:val="004A3E53"/>
    <w:rsid w:val="004A4A52"/>
    <w:rsid w:val="004A5DFA"/>
    <w:rsid w:val="004A6E64"/>
    <w:rsid w:val="004B02D0"/>
    <w:rsid w:val="004B0816"/>
    <w:rsid w:val="004B0FF0"/>
    <w:rsid w:val="004B3602"/>
    <w:rsid w:val="004B755E"/>
    <w:rsid w:val="004C06C2"/>
    <w:rsid w:val="004C14C9"/>
    <w:rsid w:val="004C27A1"/>
    <w:rsid w:val="004C47F4"/>
    <w:rsid w:val="004C538F"/>
    <w:rsid w:val="004C6387"/>
    <w:rsid w:val="004C7C2B"/>
    <w:rsid w:val="004D14CB"/>
    <w:rsid w:val="004D24AE"/>
    <w:rsid w:val="004D39C3"/>
    <w:rsid w:val="004D4951"/>
    <w:rsid w:val="004D5C3A"/>
    <w:rsid w:val="004D6190"/>
    <w:rsid w:val="004D631B"/>
    <w:rsid w:val="004D6C35"/>
    <w:rsid w:val="004E0787"/>
    <w:rsid w:val="004E1AE9"/>
    <w:rsid w:val="004E4284"/>
    <w:rsid w:val="004E7576"/>
    <w:rsid w:val="004E75A4"/>
    <w:rsid w:val="004F13F9"/>
    <w:rsid w:val="004F1D5E"/>
    <w:rsid w:val="004F32EB"/>
    <w:rsid w:val="004F4231"/>
    <w:rsid w:val="004F69AF"/>
    <w:rsid w:val="005006DC"/>
    <w:rsid w:val="00500B57"/>
    <w:rsid w:val="005014FC"/>
    <w:rsid w:val="00501E49"/>
    <w:rsid w:val="00502DC6"/>
    <w:rsid w:val="005034C4"/>
    <w:rsid w:val="00504F0A"/>
    <w:rsid w:val="005050C9"/>
    <w:rsid w:val="005072EC"/>
    <w:rsid w:val="005104C7"/>
    <w:rsid w:val="005108C3"/>
    <w:rsid w:val="00510F5E"/>
    <w:rsid w:val="005114A6"/>
    <w:rsid w:val="00512BD3"/>
    <w:rsid w:val="00512C60"/>
    <w:rsid w:val="00513348"/>
    <w:rsid w:val="00514ED1"/>
    <w:rsid w:val="005156C3"/>
    <w:rsid w:val="00515DB1"/>
    <w:rsid w:val="005163A2"/>
    <w:rsid w:val="00516723"/>
    <w:rsid w:val="00516CA4"/>
    <w:rsid w:val="00517472"/>
    <w:rsid w:val="00520687"/>
    <w:rsid w:val="005207D2"/>
    <w:rsid w:val="00521E01"/>
    <w:rsid w:val="005221E4"/>
    <w:rsid w:val="005222AA"/>
    <w:rsid w:val="005225B9"/>
    <w:rsid w:val="00523498"/>
    <w:rsid w:val="00524075"/>
    <w:rsid w:val="00525BD2"/>
    <w:rsid w:val="005263D2"/>
    <w:rsid w:val="00527039"/>
    <w:rsid w:val="00531AC0"/>
    <w:rsid w:val="00532807"/>
    <w:rsid w:val="005334D1"/>
    <w:rsid w:val="00533D71"/>
    <w:rsid w:val="00535FE7"/>
    <w:rsid w:val="00541332"/>
    <w:rsid w:val="00541463"/>
    <w:rsid w:val="00541E20"/>
    <w:rsid w:val="005428B3"/>
    <w:rsid w:val="00544E41"/>
    <w:rsid w:val="00545053"/>
    <w:rsid w:val="00545817"/>
    <w:rsid w:val="00547768"/>
    <w:rsid w:val="0055362A"/>
    <w:rsid w:val="0055493B"/>
    <w:rsid w:val="00554BDE"/>
    <w:rsid w:val="00554ECD"/>
    <w:rsid w:val="00555369"/>
    <w:rsid w:val="00555CFA"/>
    <w:rsid w:val="005605FE"/>
    <w:rsid w:val="0056185E"/>
    <w:rsid w:val="005622AF"/>
    <w:rsid w:val="0056275B"/>
    <w:rsid w:val="00564CA3"/>
    <w:rsid w:val="0056728E"/>
    <w:rsid w:val="00567813"/>
    <w:rsid w:val="0057178A"/>
    <w:rsid w:val="00572759"/>
    <w:rsid w:val="0057381B"/>
    <w:rsid w:val="00576E84"/>
    <w:rsid w:val="00577EB8"/>
    <w:rsid w:val="00582088"/>
    <w:rsid w:val="00582752"/>
    <w:rsid w:val="00582BED"/>
    <w:rsid w:val="005843EA"/>
    <w:rsid w:val="00584BF8"/>
    <w:rsid w:val="005856F2"/>
    <w:rsid w:val="00587773"/>
    <w:rsid w:val="00590D00"/>
    <w:rsid w:val="00591476"/>
    <w:rsid w:val="00592DC1"/>
    <w:rsid w:val="00593865"/>
    <w:rsid w:val="005949C5"/>
    <w:rsid w:val="00597B37"/>
    <w:rsid w:val="00597D36"/>
    <w:rsid w:val="005A1A57"/>
    <w:rsid w:val="005A2E25"/>
    <w:rsid w:val="005A2FF0"/>
    <w:rsid w:val="005A314A"/>
    <w:rsid w:val="005A37DD"/>
    <w:rsid w:val="005A3834"/>
    <w:rsid w:val="005A4540"/>
    <w:rsid w:val="005A6D17"/>
    <w:rsid w:val="005A6DC7"/>
    <w:rsid w:val="005A797C"/>
    <w:rsid w:val="005B06EB"/>
    <w:rsid w:val="005B0C17"/>
    <w:rsid w:val="005B0D33"/>
    <w:rsid w:val="005B1FCB"/>
    <w:rsid w:val="005B2F3D"/>
    <w:rsid w:val="005B59F7"/>
    <w:rsid w:val="005B6000"/>
    <w:rsid w:val="005B7600"/>
    <w:rsid w:val="005B7C22"/>
    <w:rsid w:val="005B7E5F"/>
    <w:rsid w:val="005C2AA1"/>
    <w:rsid w:val="005C32EE"/>
    <w:rsid w:val="005C4185"/>
    <w:rsid w:val="005C495D"/>
    <w:rsid w:val="005C546E"/>
    <w:rsid w:val="005C67CB"/>
    <w:rsid w:val="005C6C1C"/>
    <w:rsid w:val="005C6FAB"/>
    <w:rsid w:val="005C7764"/>
    <w:rsid w:val="005D023B"/>
    <w:rsid w:val="005D14C3"/>
    <w:rsid w:val="005D171E"/>
    <w:rsid w:val="005D2E1D"/>
    <w:rsid w:val="005D4202"/>
    <w:rsid w:val="005D4876"/>
    <w:rsid w:val="005D6252"/>
    <w:rsid w:val="005D6705"/>
    <w:rsid w:val="005E0D6D"/>
    <w:rsid w:val="005E12BF"/>
    <w:rsid w:val="005E2531"/>
    <w:rsid w:val="005E4472"/>
    <w:rsid w:val="005E4870"/>
    <w:rsid w:val="005E5618"/>
    <w:rsid w:val="005E57FC"/>
    <w:rsid w:val="005E5B3D"/>
    <w:rsid w:val="005E6936"/>
    <w:rsid w:val="005E6AF1"/>
    <w:rsid w:val="005E6BE4"/>
    <w:rsid w:val="005E76AA"/>
    <w:rsid w:val="005E7A9B"/>
    <w:rsid w:val="005F02DC"/>
    <w:rsid w:val="005F41C6"/>
    <w:rsid w:val="005F421E"/>
    <w:rsid w:val="005F642F"/>
    <w:rsid w:val="005F6849"/>
    <w:rsid w:val="005F6C7B"/>
    <w:rsid w:val="005F6DA8"/>
    <w:rsid w:val="00603107"/>
    <w:rsid w:val="006041DD"/>
    <w:rsid w:val="00605E9E"/>
    <w:rsid w:val="006075BA"/>
    <w:rsid w:val="00607B04"/>
    <w:rsid w:val="00610885"/>
    <w:rsid w:val="00613240"/>
    <w:rsid w:val="0061512C"/>
    <w:rsid w:val="00617BCE"/>
    <w:rsid w:val="00620DDF"/>
    <w:rsid w:val="00621F7E"/>
    <w:rsid w:val="00622A43"/>
    <w:rsid w:val="00622B4C"/>
    <w:rsid w:val="00623213"/>
    <w:rsid w:val="00624038"/>
    <w:rsid w:val="006244FD"/>
    <w:rsid w:val="00625B58"/>
    <w:rsid w:val="006266E8"/>
    <w:rsid w:val="00630EFD"/>
    <w:rsid w:val="00632F82"/>
    <w:rsid w:val="0063300F"/>
    <w:rsid w:val="00633676"/>
    <w:rsid w:val="00633753"/>
    <w:rsid w:val="00633A22"/>
    <w:rsid w:val="00633F6F"/>
    <w:rsid w:val="006342F7"/>
    <w:rsid w:val="006360D2"/>
    <w:rsid w:val="00636B31"/>
    <w:rsid w:val="00640B05"/>
    <w:rsid w:val="00641DDF"/>
    <w:rsid w:val="006428ED"/>
    <w:rsid w:val="0064320E"/>
    <w:rsid w:val="00643B4F"/>
    <w:rsid w:val="00644CBB"/>
    <w:rsid w:val="00645DF9"/>
    <w:rsid w:val="006466D9"/>
    <w:rsid w:val="00646C4A"/>
    <w:rsid w:val="006508A2"/>
    <w:rsid w:val="00650CE9"/>
    <w:rsid w:val="006538CD"/>
    <w:rsid w:val="00655754"/>
    <w:rsid w:val="00657245"/>
    <w:rsid w:val="0065748C"/>
    <w:rsid w:val="00660507"/>
    <w:rsid w:val="00660E6D"/>
    <w:rsid w:val="006611DA"/>
    <w:rsid w:val="00661C8F"/>
    <w:rsid w:val="006621CE"/>
    <w:rsid w:val="006627DB"/>
    <w:rsid w:val="00663063"/>
    <w:rsid w:val="0066557B"/>
    <w:rsid w:val="00666781"/>
    <w:rsid w:val="00666B3E"/>
    <w:rsid w:val="00670F43"/>
    <w:rsid w:val="00671B3C"/>
    <w:rsid w:val="006736B1"/>
    <w:rsid w:val="006739AE"/>
    <w:rsid w:val="00674D85"/>
    <w:rsid w:val="00677ECB"/>
    <w:rsid w:val="006812CB"/>
    <w:rsid w:val="00681BEE"/>
    <w:rsid w:val="00684430"/>
    <w:rsid w:val="006849DF"/>
    <w:rsid w:val="00685769"/>
    <w:rsid w:val="00686641"/>
    <w:rsid w:val="006878FE"/>
    <w:rsid w:val="006879F0"/>
    <w:rsid w:val="00691D0A"/>
    <w:rsid w:val="00691E39"/>
    <w:rsid w:val="00693BED"/>
    <w:rsid w:val="0069599B"/>
    <w:rsid w:val="00696293"/>
    <w:rsid w:val="006973CA"/>
    <w:rsid w:val="006A0F7D"/>
    <w:rsid w:val="006A19C2"/>
    <w:rsid w:val="006A1DBD"/>
    <w:rsid w:val="006A3F9E"/>
    <w:rsid w:val="006A525B"/>
    <w:rsid w:val="006A6072"/>
    <w:rsid w:val="006A687D"/>
    <w:rsid w:val="006A705D"/>
    <w:rsid w:val="006B1315"/>
    <w:rsid w:val="006B18FC"/>
    <w:rsid w:val="006B19D2"/>
    <w:rsid w:val="006B1C6F"/>
    <w:rsid w:val="006B284C"/>
    <w:rsid w:val="006B2A38"/>
    <w:rsid w:val="006B367E"/>
    <w:rsid w:val="006B3AA3"/>
    <w:rsid w:val="006B3B4A"/>
    <w:rsid w:val="006B4C21"/>
    <w:rsid w:val="006B50E3"/>
    <w:rsid w:val="006B59DE"/>
    <w:rsid w:val="006B754F"/>
    <w:rsid w:val="006B76F3"/>
    <w:rsid w:val="006B7F3A"/>
    <w:rsid w:val="006C07B7"/>
    <w:rsid w:val="006C09A0"/>
    <w:rsid w:val="006C172A"/>
    <w:rsid w:val="006C3ECA"/>
    <w:rsid w:val="006C5089"/>
    <w:rsid w:val="006C68E3"/>
    <w:rsid w:val="006D0469"/>
    <w:rsid w:val="006D0A23"/>
    <w:rsid w:val="006D1186"/>
    <w:rsid w:val="006D2587"/>
    <w:rsid w:val="006D3E7E"/>
    <w:rsid w:val="006D4E17"/>
    <w:rsid w:val="006D4E3C"/>
    <w:rsid w:val="006D64CF"/>
    <w:rsid w:val="006D7822"/>
    <w:rsid w:val="006E08F9"/>
    <w:rsid w:val="006E0BBA"/>
    <w:rsid w:val="006E29B2"/>
    <w:rsid w:val="006E4D75"/>
    <w:rsid w:val="006E5B77"/>
    <w:rsid w:val="006E7BEB"/>
    <w:rsid w:val="006F0A4B"/>
    <w:rsid w:val="006F188E"/>
    <w:rsid w:val="006F2F7B"/>
    <w:rsid w:val="006F4327"/>
    <w:rsid w:val="006F4E91"/>
    <w:rsid w:val="006F533C"/>
    <w:rsid w:val="006F582F"/>
    <w:rsid w:val="006F68F8"/>
    <w:rsid w:val="006F7312"/>
    <w:rsid w:val="006F7D4E"/>
    <w:rsid w:val="00702153"/>
    <w:rsid w:val="00702D54"/>
    <w:rsid w:val="00702D93"/>
    <w:rsid w:val="00703522"/>
    <w:rsid w:val="0070500D"/>
    <w:rsid w:val="00713FCB"/>
    <w:rsid w:val="00714C69"/>
    <w:rsid w:val="00715AF3"/>
    <w:rsid w:val="0072010C"/>
    <w:rsid w:val="00720CC0"/>
    <w:rsid w:val="00721B7E"/>
    <w:rsid w:val="0072404A"/>
    <w:rsid w:val="0072426F"/>
    <w:rsid w:val="00724EA8"/>
    <w:rsid w:val="0072627C"/>
    <w:rsid w:val="00726C46"/>
    <w:rsid w:val="0073085D"/>
    <w:rsid w:val="00730F0E"/>
    <w:rsid w:val="0073110A"/>
    <w:rsid w:val="00731353"/>
    <w:rsid w:val="00731B2A"/>
    <w:rsid w:val="0073328A"/>
    <w:rsid w:val="00735428"/>
    <w:rsid w:val="00736439"/>
    <w:rsid w:val="00737ED3"/>
    <w:rsid w:val="00740489"/>
    <w:rsid w:val="007414D0"/>
    <w:rsid w:val="007414E4"/>
    <w:rsid w:val="0074155A"/>
    <w:rsid w:val="00741F0D"/>
    <w:rsid w:val="00741FD8"/>
    <w:rsid w:val="0074329E"/>
    <w:rsid w:val="00744B12"/>
    <w:rsid w:val="00744C56"/>
    <w:rsid w:val="007450BB"/>
    <w:rsid w:val="0074560E"/>
    <w:rsid w:val="007474AB"/>
    <w:rsid w:val="00751DAC"/>
    <w:rsid w:val="00753896"/>
    <w:rsid w:val="00753DB7"/>
    <w:rsid w:val="00754739"/>
    <w:rsid w:val="00754989"/>
    <w:rsid w:val="00755222"/>
    <w:rsid w:val="0075739C"/>
    <w:rsid w:val="007579CD"/>
    <w:rsid w:val="00760EE3"/>
    <w:rsid w:val="0076264E"/>
    <w:rsid w:val="00762D29"/>
    <w:rsid w:val="00763052"/>
    <w:rsid w:val="007631DC"/>
    <w:rsid w:val="00763FC8"/>
    <w:rsid w:val="007642A8"/>
    <w:rsid w:val="007653C2"/>
    <w:rsid w:val="00765F66"/>
    <w:rsid w:val="00766B5C"/>
    <w:rsid w:val="00766E85"/>
    <w:rsid w:val="00767847"/>
    <w:rsid w:val="007707AC"/>
    <w:rsid w:val="00773723"/>
    <w:rsid w:val="00773C8A"/>
    <w:rsid w:val="0077615C"/>
    <w:rsid w:val="00776D61"/>
    <w:rsid w:val="007779BB"/>
    <w:rsid w:val="00780317"/>
    <w:rsid w:val="00781731"/>
    <w:rsid w:val="00782183"/>
    <w:rsid w:val="00782F8A"/>
    <w:rsid w:val="0078355D"/>
    <w:rsid w:val="00783ED0"/>
    <w:rsid w:val="0079114C"/>
    <w:rsid w:val="007965E8"/>
    <w:rsid w:val="00797987"/>
    <w:rsid w:val="007A250B"/>
    <w:rsid w:val="007A2720"/>
    <w:rsid w:val="007A307A"/>
    <w:rsid w:val="007A33D5"/>
    <w:rsid w:val="007A3495"/>
    <w:rsid w:val="007A350B"/>
    <w:rsid w:val="007A697A"/>
    <w:rsid w:val="007B2971"/>
    <w:rsid w:val="007B489E"/>
    <w:rsid w:val="007B494A"/>
    <w:rsid w:val="007B4F94"/>
    <w:rsid w:val="007B5BFF"/>
    <w:rsid w:val="007B7A6E"/>
    <w:rsid w:val="007C2E5B"/>
    <w:rsid w:val="007C4AF5"/>
    <w:rsid w:val="007D0366"/>
    <w:rsid w:val="007D23AF"/>
    <w:rsid w:val="007D3199"/>
    <w:rsid w:val="007D7C52"/>
    <w:rsid w:val="007E0996"/>
    <w:rsid w:val="007E11F8"/>
    <w:rsid w:val="007E166B"/>
    <w:rsid w:val="007E1D24"/>
    <w:rsid w:val="007E59F2"/>
    <w:rsid w:val="007E5E76"/>
    <w:rsid w:val="007F067B"/>
    <w:rsid w:val="007F0EA4"/>
    <w:rsid w:val="007F24CA"/>
    <w:rsid w:val="007F36CE"/>
    <w:rsid w:val="007F4C73"/>
    <w:rsid w:val="007F4FD9"/>
    <w:rsid w:val="007F5ECB"/>
    <w:rsid w:val="007F6031"/>
    <w:rsid w:val="00802CC1"/>
    <w:rsid w:val="00802D91"/>
    <w:rsid w:val="00803056"/>
    <w:rsid w:val="00803BBA"/>
    <w:rsid w:val="00803BC1"/>
    <w:rsid w:val="00803D1E"/>
    <w:rsid w:val="008041D6"/>
    <w:rsid w:val="00805D33"/>
    <w:rsid w:val="008118E0"/>
    <w:rsid w:val="008125E7"/>
    <w:rsid w:val="008128DB"/>
    <w:rsid w:val="0081345C"/>
    <w:rsid w:val="008136D0"/>
    <w:rsid w:val="00813C76"/>
    <w:rsid w:val="008149FD"/>
    <w:rsid w:val="00814BA1"/>
    <w:rsid w:val="00815624"/>
    <w:rsid w:val="00816FD5"/>
    <w:rsid w:val="008220B1"/>
    <w:rsid w:val="00822AA5"/>
    <w:rsid w:val="00823A46"/>
    <w:rsid w:val="00825ABB"/>
    <w:rsid w:val="00827527"/>
    <w:rsid w:val="00827FF8"/>
    <w:rsid w:val="00831248"/>
    <w:rsid w:val="00831A72"/>
    <w:rsid w:val="008327DB"/>
    <w:rsid w:val="00832B05"/>
    <w:rsid w:val="008341AA"/>
    <w:rsid w:val="00835894"/>
    <w:rsid w:val="00835C9D"/>
    <w:rsid w:val="00836F32"/>
    <w:rsid w:val="00837304"/>
    <w:rsid w:val="00840590"/>
    <w:rsid w:val="00841A6A"/>
    <w:rsid w:val="00844625"/>
    <w:rsid w:val="00845281"/>
    <w:rsid w:val="0084715A"/>
    <w:rsid w:val="00847EBF"/>
    <w:rsid w:val="00851192"/>
    <w:rsid w:val="008511BD"/>
    <w:rsid w:val="008517CD"/>
    <w:rsid w:val="0085282D"/>
    <w:rsid w:val="00855170"/>
    <w:rsid w:val="008553E7"/>
    <w:rsid w:val="00856DAA"/>
    <w:rsid w:val="00857CA6"/>
    <w:rsid w:val="00861DCD"/>
    <w:rsid w:val="00862652"/>
    <w:rsid w:val="008629FF"/>
    <w:rsid w:val="008631A1"/>
    <w:rsid w:val="00863E97"/>
    <w:rsid w:val="00865F4A"/>
    <w:rsid w:val="00865F7F"/>
    <w:rsid w:val="00867D86"/>
    <w:rsid w:val="00873542"/>
    <w:rsid w:val="0087380C"/>
    <w:rsid w:val="00873B0D"/>
    <w:rsid w:val="008776B1"/>
    <w:rsid w:val="00880F45"/>
    <w:rsid w:val="00881602"/>
    <w:rsid w:val="00881953"/>
    <w:rsid w:val="00887B6F"/>
    <w:rsid w:val="00891610"/>
    <w:rsid w:val="00891BCD"/>
    <w:rsid w:val="00893DFF"/>
    <w:rsid w:val="00894682"/>
    <w:rsid w:val="00894775"/>
    <w:rsid w:val="008956C8"/>
    <w:rsid w:val="00897248"/>
    <w:rsid w:val="008A0628"/>
    <w:rsid w:val="008A20EA"/>
    <w:rsid w:val="008A219C"/>
    <w:rsid w:val="008A3A0A"/>
    <w:rsid w:val="008A50D3"/>
    <w:rsid w:val="008A7D16"/>
    <w:rsid w:val="008B01D0"/>
    <w:rsid w:val="008B1399"/>
    <w:rsid w:val="008B2302"/>
    <w:rsid w:val="008B26E0"/>
    <w:rsid w:val="008B2EA4"/>
    <w:rsid w:val="008B3539"/>
    <w:rsid w:val="008B4587"/>
    <w:rsid w:val="008B4DA6"/>
    <w:rsid w:val="008B5D7C"/>
    <w:rsid w:val="008B6D74"/>
    <w:rsid w:val="008B7213"/>
    <w:rsid w:val="008B737C"/>
    <w:rsid w:val="008C0F4A"/>
    <w:rsid w:val="008C174A"/>
    <w:rsid w:val="008C2C6A"/>
    <w:rsid w:val="008C3F8A"/>
    <w:rsid w:val="008C5F4D"/>
    <w:rsid w:val="008C6098"/>
    <w:rsid w:val="008C6C9B"/>
    <w:rsid w:val="008C7332"/>
    <w:rsid w:val="008D0070"/>
    <w:rsid w:val="008D07EF"/>
    <w:rsid w:val="008D36E7"/>
    <w:rsid w:val="008D4744"/>
    <w:rsid w:val="008D59E3"/>
    <w:rsid w:val="008D5E78"/>
    <w:rsid w:val="008E0112"/>
    <w:rsid w:val="008E1614"/>
    <w:rsid w:val="008E1740"/>
    <w:rsid w:val="008E66AB"/>
    <w:rsid w:val="008E6847"/>
    <w:rsid w:val="008E710B"/>
    <w:rsid w:val="008E7C61"/>
    <w:rsid w:val="008F001B"/>
    <w:rsid w:val="008F02F5"/>
    <w:rsid w:val="008F1491"/>
    <w:rsid w:val="008F36A7"/>
    <w:rsid w:val="008F7614"/>
    <w:rsid w:val="00900217"/>
    <w:rsid w:val="00900AA2"/>
    <w:rsid w:val="00901825"/>
    <w:rsid w:val="00901988"/>
    <w:rsid w:val="00902996"/>
    <w:rsid w:val="00904996"/>
    <w:rsid w:val="009059B3"/>
    <w:rsid w:val="00907602"/>
    <w:rsid w:val="00910E00"/>
    <w:rsid w:val="00912EF1"/>
    <w:rsid w:val="009157A4"/>
    <w:rsid w:val="00917F88"/>
    <w:rsid w:val="00920353"/>
    <w:rsid w:val="00920D27"/>
    <w:rsid w:val="00921E11"/>
    <w:rsid w:val="009224BA"/>
    <w:rsid w:val="00923AD1"/>
    <w:rsid w:val="00923CAB"/>
    <w:rsid w:val="00924A46"/>
    <w:rsid w:val="00931877"/>
    <w:rsid w:val="00934FDB"/>
    <w:rsid w:val="0094211E"/>
    <w:rsid w:val="00943562"/>
    <w:rsid w:val="009503D5"/>
    <w:rsid w:val="00950881"/>
    <w:rsid w:val="00952F84"/>
    <w:rsid w:val="00954789"/>
    <w:rsid w:val="0095500F"/>
    <w:rsid w:val="009561F2"/>
    <w:rsid w:val="009573EE"/>
    <w:rsid w:val="00957842"/>
    <w:rsid w:val="00960322"/>
    <w:rsid w:val="00961760"/>
    <w:rsid w:val="00961D53"/>
    <w:rsid w:val="0096248B"/>
    <w:rsid w:val="00962704"/>
    <w:rsid w:val="00964C69"/>
    <w:rsid w:val="009652C3"/>
    <w:rsid w:val="0096656E"/>
    <w:rsid w:val="00967925"/>
    <w:rsid w:val="00967D6F"/>
    <w:rsid w:val="0097106B"/>
    <w:rsid w:val="00971A60"/>
    <w:rsid w:val="00971D66"/>
    <w:rsid w:val="00972C0B"/>
    <w:rsid w:val="00974765"/>
    <w:rsid w:val="00974C61"/>
    <w:rsid w:val="009775B6"/>
    <w:rsid w:val="00977F0E"/>
    <w:rsid w:val="009839C1"/>
    <w:rsid w:val="00985991"/>
    <w:rsid w:val="00985B1D"/>
    <w:rsid w:val="00985F26"/>
    <w:rsid w:val="0098626A"/>
    <w:rsid w:val="00986D9B"/>
    <w:rsid w:val="0098733A"/>
    <w:rsid w:val="00987971"/>
    <w:rsid w:val="00990C7B"/>
    <w:rsid w:val="00990D09"/>
    <w:rsid w:val="00993606"/>
    <w:rsid w:val="00993A41"/>
    <w:rsid w:val="00993A65"/>
    <w:rsid w:val="00993CE6"/>
    <w:rsid w:val="00994DC3"/>
    <w:rsid w:val="00994EFE"/>
    <w:rsid w:val="009963A0"/>
    <w:rsid w:val="009970A7"/>
    <w:rsid w:val="0099751B"/>
    <w:rsid w:val="00997675"/>
    <w:rsid w:val="00997766"/>
    <w:rsid w:val="009A0222"/>
    <w:rsid w:val="009A05D2"/>
    <w:rsid w:val="009A0CD6"/>
    <w:rsid w:val="009A3F9C"/>
    <w:rsid w:val="009A48DB"/>
    <w:rsid w:val="009A5221"/>
    <w:rsid w:val="009A580A"/>
    <w:rsid w:val="009A7118"/>
    <w:rsid w:val="009A7B0D"/>
    <w:rsid w:val="009B00B1"/>
    <w:rsid w:val="009B10EA"/>
    <w:rsid w:val="009B39BE"/>
    <w:rsid w:val="009B39C3"/>
    <w:rsid w:val="009B3DDC"/>
    <w:rsid w:val="009B3FDA"/>
    <w:rsid w:val="009B4542"/>
    <w:rsid w:val="009B489C"/>
    <w:rsid w:val="009B56C3"/>
    <w:rsid w:val="009B72AC"/>
    <w:rsid w:val="009B76D5"/>
    <w:rsid w:val="009C2120"/>
    <w:rsid w:val="009C3347"/>
    <w:rsid w:val="009C4458"/>
    <w:rsid w:val="009C510A"/>
    <w:rsid w:val="009C5A5E"/>
    <w:rsid w:val="009C5DC4"/>
    <w:rsid w:val="009C60CB"/>
    <w:rsid w:val="009C6839"/>
    <w:rsid w:val="009C7DC9"/>
    <w:rsid w:val="009D095F"/>
    <w:rsid w:val="009D1931"/>
    <w:rsid w:val="009D207D"/>
    <w:rsid w:val="009D3453"/>
    <w:rsid w:val="009D366A"/>
    <w:rsid w:val="009D477C"/>
    <w:rsid w:val="009D4A05"/>
    <w:rsid w:val="009D4B1F"/>
    <w:rsid w:val="009E056C"/>
    <w:rsid w:val="009E0D69"/>
    <w:rsid w:val="009E0D6D"/>
    <w:rsid w:val="009E118B"/>
    <w:rsid w:val="009E1CAC"/>
    <w:rsid w:val="009E1D57"/>
    <w:rsid w:val="009E2057"/>
    <w:rsid w:val="009E2CDE"/>
    <w:rsid w:val="009E7809"/>
    <w:rsid w:val="009F0209"/>
    <w:rsid w:val="009F05CC"/>
    <w:rsid w:val="009F10FF"/>
    <w:rsid w:val="009F239B"/>
    <w:rsid w:val="009F3FDA"/>
    <w:rsid w:val="009F470E"/>
    <w:rsid w:val="009F7D8F"/>
    <w:rsid w:val="00A00773"/>
    <w:rsid w:val="00A00857"/>
    <w:rsid w:val="00A02095"/>
    <w:rsid w:val="00A03273"/>
    <w:rsid w:val="00A035E8"/>
    <w:rsid w:val="00A038AC"/>
    <w:rsid w:val="00A038E7"/>
    <w:rsid w:val="00A04309"/>
    <w:rsid w:val="00A05F30"/>
    <w:rsid w:val="00A113C4"/>
    <w:rsid w:val="00A13A88"/>
    <w:rsid w:val="00A17A1A"/>
    <w:rsid w:val="00A17C07"/>
    <w:rsid w:val="00A20408"/>
    <w:rsid w:val="00A21A51"/>
    <w:rsid w:val="00A2346E"/>
    <w:rsid w:val="00A26874"/>
    <w:rsid w:val="00A271A9"/>
    <w:rsid w:val="00A277B2"/>
    <w:rsid w:val="00A301EA"/>
    <w:rsid w:val="00A30AA8"/>
    <w:rsid w:val="00A30FF9"/>
    <w:rsid w:val="00A34618"/>
    <w:rsid w:val="00A349D7"/>
    <w:rsid w:val="00A40117"/>
    <w:rsid w:val="00A41CBC"/>
    <w:rsid w:val="00A42652"/>
    <w:rsid w:val="00A435DE"/>
    <w:rsid w:val="00A442F4"/>
    <w:rsid w:val="00A45B27"/>
    <w:rsid w:val="00A46968"/>
    <w:rsid w:val="00A474E1"/>
    <w:rsid w:val="00A47C63"/>
    <w:rsid w:val="00A50711"/>
    <w:rsid w:val="00A51870"/>
    <w:rsid w:val="00A53087"/>
    <w:rsid w:val="00A53827"/>
    <w:rsid w:val="00A53B86"/>
    <w:rsid w:val="00A54CDA"/>
    <w:rsid w:val="00A6356F"/>
    <w:rsid w:val="00A653A1"/>
    <w:rsid w:val="00A65529"/>
    <w:rsid w:val="00A66CC5"/>
    <w:rsid w:val="00A67317"/>
    <w:rsid w:val="00A6766B"/>
    <w:rsid w:val="00A71CC7"/>
    <w:rsid w:val="00A758AC"/>
    <w:rsid w:val="00A77348"/>
    <w:rsid w:val="00A7770A"/>
    <w:rsid w:val="00A77CB6"/>
    <w:rsid w:val="00A824D8"/>
    <w:rsid w:val="00A831A7"/>
    <w:rsid w:val="00A83A7D"/>
    <w:rsid w:val="00A859A6"/>
    <w:rsid w:val="00A85D1A"/>
    <w:rsid w:val="00A87ED7"/>
    <w:rsid w:val="00A9021A"/>
    <w:rsid w:val="00A90B90"/>
    <w:rsid w:val="00A9150D"/>
    <w:rsid w:val="00A919A3"/>
    <w:rsid w:val="00A9447D"/>
    <w:rsid w:val="00A949C0"/>
    <w:rsid w:val="00A94B50"/>
    <w:rsid w:val="00A960C0"/>
    <w:rsid w:val="00A9665F"/>
    <w:rsid w:val="00A97267"/>
    <w:rsid w:val="00AA003F"/>
    <w:rsid w:val="00AA0184"/>
    <w:rsid w:val="00AA01CD"/>
    <w:rsid w:val="00AA060E"/>
    <w:rsid w:val="00AA3574"/>
    <w:rsid w:val="00AA396B"/>
    <w:rsid w:val="00AA468F"/>
    <w:rsid w:val="00AB0ED1"/>
    <w:rsid w:val="00AB1F24"/>
    <w:rsid w:val="00AB2875"/>
    <w:rsid w:val="00AB2DE6"/>
    <w:rsid w:val="00AB4463"/>
    <w:rsid w:val="00AB45DC"/>
    <w:rsid w:val="00AB4725"/>
    <w:rsid w:val="00AB4CF4"/>
    <w:rsid w:val="00AB530D"/>
    <w:rsid w:val="00AB5429"/>
    <w:rsid w:val="00AB55EC"/>
    <w:rsid w:val="00AB5A25"/>
    <w:rsid w:val="00AB7F54"/>
    <w:rsid w:val="00AB7FB8"/>
    <w:rsid w:val="00AB7FE9"/>
    <w:rsid w:val="00AC108F"/>
    <w:rsid w:val="00AC16AE"/>
    <w:rsid w:val="00AC3611"/>
    <w:rsid w:val="00AC364A"/>
    <w:rsid w:val="00AC42D5"/>
    <w:rsid w:val="00AC50E5"/>
    <w:rsid w:val="00AC5389"/>
    <w:rsid w:val="00AC6244"/>
    <w:rsid w:val="00AC6722"/>
    <w:rsid w:val="00AC6FF2"/>
    <w:rsid w:val="00AC711B"/>
    <w:rsid w:val="00AC77B4"/>
    <w:rsid w:val="00AC7DD0"/>
    <w:rsid w:val="00AD0443"/>
    <w:rsid w:val="00AD0817"/>
    <w:rsid w:val="00AD0C12"/>
    <w:rsid w:val="00AD47CB"/>
    <w:rsid w:val="00AD527B"/>
    <w:rsid w:val="00AD55AD"/>
    <w:rsid w:val="00AD70B0"/>
    <w:rsid w:val="00AD7949"/>
    <w:rsid w:val="00AE007A"/>
    <w:rsid w:val="00AE3712"/>
    <w:rsid w:val="00AE4C86"/>
    <w:rsid w:val="00AE56CF"/>
    <w:rsid w:val="00AE710D"/>
    <w:rsid w:val="00AE74AD"/>
    <w:rsid w:val="00AE7E1C"/>
    <w:rsid w:val="00AF0784"/>
    <w:rsid w:val="00AF2DA3"/>
    <w:rsid w:val="00AF365D"/>
    <w:rsid w:val="00AF4E31"/>
    <w:rsid w:val="00AF5008"/>
    <w:rsid w:val="00AF53E2"/>
    <w:rsid w:val="00AF5B62"/>
    <w:rsid w:val="00AF70F0"/>
    <w:rsid w:val="00AF7DFB"/>
    <w:rsid w:val="00AF7FDF"/>
    <w:rsid w:val="00B00162"/>
    <w:rsid w:val="00B00B56"/>
    <w:rsid w:val="00B00BD9"/>
    <w:rsid w:val="00B05110"/>
    <w:rsid w:val="00B05ABD"/>
    <w:rsid w:val="00B05F21"/>
    <w:rsid w:val="00B0783F"/>
    <w:rsid w:val="00B11617"/>
    <w:rsid w:val="00B11F7D"/>
    <w:rsid w:val="00B1398B"/>
    <w:rsid w:val="00B16214"/>
    <w:rsid w:val="00B16887"/>
    <w:rsid w:val="00B20465"/>
    <w:rsid w:val="00B2060C"/>
    <w:rsid w:val="00B22191"/>
    <w:rsid w:val="00B238AF"/>
    <w:rsid w:val="00B23D86"/>
    <w:rsid w:val="00B23ECA"/>
    <w:rsid w:val="00B25816"/>
    <w:rsid w:val="00B27075"/>
    <w:rsid w:val="00B324AC"/>
    <w:rsid w:val="00B338A9"/>
    <w:rsid w:val="00B37118"/>
    <w:rsid w:val="00B401A3"/>
    <w:rsid w:val="00B40CD8"/>
    <w:rsid w:val="00B40D88"/>
    <w:rsid w:val="00B41086"/>
    <w:rsid w:val="00B43C9B"/>
    <w:rsid w:val="00B4448A"/>
    <w:rsid w:val="00B4449C"/>
    <w:rsid w:val="00B455CC"/>
    <w:rsid w:val="00B45789"/>
    <w:rsid w:val="00B478AF"/>
    <w:rsid w:val="00B50914"/>
    <w:rsid w:val="00B5092A"/>
    <w:rsid w:val="00B542CB"/>
    <w:rsid w:val="00B554DC"/>
    <w:rsid w:val="00B55761"/>
    <w:rsid w:val="00B562B3"/>
    <w:rsid w:val="00B56E9D"/>
    <w:rsid w:val="00B56F3A"/>
    <w:rsid w:val="00B578D9"/>
    <w:rsid w:val="00B601BE"/>
    <w:rsid w:val="00B62B03"/>
    <w:rsid w:val="00B62DD5"/>
    <w:rsid w:val="00B630AF"/>
    <w:rsid w:val="00B632BC"/>
    <w:rsid w:val="00B64BE7"/>
    <w:rsid w:val="00B67C36"/>
    <w:rsid w:val="00B710C4"/>
    <w:rsid w:val="00B7200E"/>
    <w:rsid w:val="00B723BC"/>
    <w:rsid w:val="00B74704"/>
    <w:rsid w:val="00B80521"/>
    <w:rsid w:val="00B806EE"/>
    <w:rsid w:val="00B80E64"/>
    <w:rsid w:val="00B81864"/>
    <w:rsid w:val="00B81B1F"/>
    <w:rsid w:val="00B82713"/>
    <w:rsid w:val="00B84544"/>
    <w:rsid w:val="00B84E5C"/>
    <w:rsid w:val="00B85459"/>
    <w:rsid w:val="00B85B51"/>
    <w:rsid w:val="00B86F4C"/>
    <w:rsid w:val="00B87748"/>
    <w:rsid w:val="00B9032D"/>
    <w:rsid w:val="00B9319C"/>
    <w:rsid w:val="00B93705"/>
    <w:rsid w:val="00B94D78"/>
    <w:rsid w:val="00B9516C"/>
    <w:rsid w:val="00B96D3D"/>
    <w:rsid w:val="00BA04FE"/>
    <w:rsid w:val="00BA0A46"/>
    <w:rsid w:val="00BA398B"/>
    <w:rsid w:val="00BA7143"/>
    <w:rsid w:val="00BB0749"/>
    <w:rsid w:val="00BB290D"/>
    <w:rsid w:val="00BB2BD4"/>
    <w:rsid w:val="00BB3AE5"/>
    <w:rsid w:val="00BB6DBF"/>
    <w:rsid w:val="00BC04DD"/>
    <w:rsid w:val="00BC1013"/>
    <w:rsid w:val="00BC10EF"/>
    <w:rsid w:val="00BC1733"/>
    <w:rsid w:val="00BC2096"/>
    <w:rsid w:val="00BC2CE0"/>
    <w:rsid w:val="00BC2FF6"/>
    <w:rsid w:val="00BC3688"/>
    <w:rsid w:val="00BC4CEC"/>
    <w:rsid w:val="00BC4D75"/>
    <w:rsid w:val="00BC5C18"/>
    <w:rsid w:val="00BD07B1"/>
    <w:rsid w:val="00BD0885"/>
    <w:rsid w:val="00BD0E0E"/>
    <w:rsid w:val="00BD3049"/>
    <w:rsid w:val="00BD3BFC"/>
    <w:rsid w:val="00BD3FBD"/>
    <w:rsid w:val="00BD564A"/>
    <w:rsid w:val="00BD6D06"/>
    <w:rsid w:val="00BD7F49"/>
    <w:rsid w:val="00BE0799"/>
    <w:rsid w:val="00BE1657"/>
    <w:rsid w:val="00BE3B6D"/>
    <w:rsid w:val="00BE46EF"/>
    <w:rsid w:val="00BE773C"/>
    <w:rsid w:val="00BE7763"/>
    <w:rsid w:val="00BE7F85"/>
    <w:rsid w:val="00BF095B"/>
    <w:rsid w:val="00BF1C4E"/>
    <w:rsid w:val="00BF5871"/>
    <w:rsid w:val="00BF5AB1"/>
    <w:rsid w:val="00BF63FB"/>
    <w:rsid w:val="00BF7CCC"/>
    <w:rsid w:val="00C00EFD"/>
    <w:rsid w:val="00C01D51"/>
    <w:rsid w:val="00C02762"/>
    <w:rsid w:val="00C027CD"/>
    <w:rsid w:val="00C043EA"/>
    <w:rsid w:val="00C050EC"/>
    <w:rsid w:val="00C05BAA"/>
    <w:rsid w:val="00C05C91"/>
    <w:rsid w:val="00C0763A"/>
    <w:rsid w:val="00C10D68"/>
    <w:rsid w:val="00C120E1"/>
    <w:rsid w:val="00C13DD3"/>
    <w:rsid w:val="00C14081"/>
    <w:rsid w:val="00C145A3"/>
    <w:rsid w:val="00C16F76"/>
    <w:rsid w:val="00C20375"/>
    <w:rsid w:val="00C216CB"/>
    <w:rsid w:val="00C21792"/>
    <w:rsid w:val="00C232D2"/>
    <w:rsid w:val="00C23860"/>
    <w:rsid w:val="00C25831"/>
    <w:rsid w:val="00C264D8"/>
    <w:rsid w:val="00C265B1"/>
    <w:rsid w:val="00C26F55"/>
    <w:rsid w:val="00C277D2"/>
    <w:rsid w:val="00C30220"/>
    <w:rsid w:val="00C308E2"/>
    <w:rsid w:val="00C31341"/>
    <w:rsid w:val="00C330C5"/>
    <w:rsid w:val="00C3478C"/>
    <w:rsid w:val="00C34ED4"/>
    <w:rsid w:val="00C35BFC"/>
    <w:rsid w:val="00C35EE7"/>
    <w:rsid w:val="00C3662D"/>
    <w:rsid w:val="00C41A12"/>
    <w:rsid w:val="00C425FF"/>
    <w:rsid w:val="00C43417"/>
    <w:rsid w:val="00C4615B"/>
    <w:rsid w:val="00C46811"/>
    <w:rsid w:val="00C4794F"/>
    <w:rsid w:val="00C47CD2"/>
    <w:rsid w:val="00C504E4"/>
    <w:rsid w:val="00C5150E"/>
    <w:rsid w:val="00C517EA"/>
    <w:rsid w:val="00C52C28"/>
    <w:rsid w:val="00C53424"/>
    <w:rsid w:val="00C556BE"/>
    <w:rsid w:val="00C57E39"/>
    <w:rsid w:val="00C601E2"/>
    <w:rsid w:val="00C62D0C"/>
    <w:rsid w:val="00C64345"/>
    <w:rsid w:val="00C64A7A"/>
    <w:rsid w:val="00C6730A"/>
    <w:rsid w:val="00C6797E"/>
    <w:rsid w:val="00C70D78"/>
    <w:rsid w:val="00C713E9"/>
    <w:rsid w:val="00C74467"/>
    <w:rsid w:val="00C7458E"/>
    <w:rsid w:val="00C7472C"/>
    <w:rsid w:val="00C74A33"/>
    <w:rsid w:val="00C76C33"/>
    <w:rsid w:val="00C77028"/>
    <w:rsid w:val="00C770A0"/>
    <w:rsid w:val="00C82D41"/>
    <w:rsid w:val="00C849F8"/>
    <w:rsid w:val="00C85A79"/>
    <w:rsid w:val="00C85B26"/>
    <w:rsid w:val="00C863AC"/>
    <w:rsid w:val="00C87946"/>
    <w:rsid w:val="00C90EDE"/>
    <w:rsid w:val="00C91B24"/>
    <w:rsid w:val="00C91F17"/>
    <w:rsid w:val="00C9265D"/>
    <w:rsid w:val="00C93A03"/>
    <w:rsid w:val="00C93EFA"/>
    <w:rsid w:val="00C951F2"/>
    <w:rsid w:val="00C95F0E"/>
    <w:rsid w:val="00C97335"/>
    <w:rsid w:val="00CA10AA"/>
    <w:rsid w:val="00CA2EC1"/>
    <w:rsid w:val="00CA4747"/>
    <w:rsid w:val="00CA7132"/>
    <w:rsid w:val="00CA7556"/>
    <w:rsid w:val="00CB0360"/>
    <w:rsid w:val="00CB2F4B"/>
    <w:rsid w:val="00CB462D"/>
    <w:rsid w:val="00CB49B9"/>
    <w:rsid w:val="00CB4AC6"/>
    <w:rsid w:val="00CB4F93"/>
    <w:rsid w:val="00CB5A87"/>
    <w:rsid w:val="00CB7605"/>
    <w:rsid w:val="00CB7CAD"/>
    <w:rsid w:val="00CC1218"/>
    <w:rsid w:val="00CC27F5"/>
    <w:rsid w:val="00CC300F"/>
    <w:rsid w:val="00CC52E9"/>
    <w:rsid w:val="00CD082B"/>
    <w:rsid w:val="00CD11D6"/>
    <w:rsid w:val="00CD13F1"/>
    <w:rsid w:val="00CD1D46"/>
    <w:rsid w:val="00CD424F"/>
    <w:rsid w:val="00CD5C3E"/>
    <w:rsid w:val="00CD6364"/>
    <w:rsid w:val="00CD764F"/>
    <w:rsid w:val="00CD7A87"/>
    <w:rsid w:val="00CE0192"/>
    <w:rsid w:val="00CE19BB"/>
    <w:rsid w:val="00CE1B83"/>
    <w:rsid w:val="00CE28CC"/>
    <w:rsid w:val="00CE3065"/>
    <w:rsid w:val="00CE34B8"/>
    <w:rsid w:val="00CE5BFF"/>
    <w:rsid w:val="00CE61FC"/>
    <w:rsid w:val="00CF0089"/>
    <w:rsid w:val="00CF2EC6"/>
    <w:rsid w:val="00CF3BAE"/>
    <w:rsid w:val="00CF3F64"/>
    <w:rsid w:val="00CF465B"/>
    <w:rsid w:val="00D0272A"/>
    <w:rsid w:val="00D037C9"/>
    <w:rsid w:val="00D041DB"/>
    <w:rsid w:val="00D048E1"/>
    <w:rsid w:val="00D04922"/>
    <w:rsid w:val="00D0725A"/>
    <w:rsid w:val="00D11AB4"/>
    <w:rsid w:val="00D12B6C"/>
    <w:rsid w:val="00D12E5B"/>
    <w:rsid w:val="00D14BB0"/>
    <w:rsid w:val="00D150F7"/>
    <w:rsid w:val="00D15C5C"/>
    <w:rsid w:val="00D15CCB"/>
    <w:rsid w:val="00D1698F"/>
    <w:rsid w:val="00D17144"/>
    <w:rsid w:val="00D20AB0"/>
    <w:rsid w:val="00D210AF"/>
    <w:rsid w:val="00D24DA2"/>
    <w:rsid w:val="00D25C68"/>
    <w:rsid w:val="00D261F1"/>
    <w:rsid w:val="00D30CC4"/>
    <w:rsid w:val="00D30FE0"/>
    <w:rsid w:val="00D3112D"/>
    <w:rsid w:val="00D31567"/>
    <w:rsid w:val="00D3220E"/>
    <w:rsid w:val="00D34512"/>
    <w:rsid w:val="00D3487A"/>
    <w:rsid w:val="00D35CA5"/>
    <w:rsid w:val="00D40FB2"/>
    <w:rsid w:val="00D41CC5"/>
    <w:rsid w:val="00D42571"/>
    <w:rsid w:val="00D42AFD"/>
    <w:rsid w:val="00D42E19"/>
    <w:rsid w:val="00D44345"/>
    <w:rsid w:val="00D462DB"/>
    <w:rsid w:val="00D46ABA"/>
    <w:rsid w:val="00D46C82"/>
    <w:rsid w:val="00D5041C"/>
    <w:rsid w:val="00D51334"/>
    <w:rsid w:val="00D5195D"/>
    <w:rsid w:val="00D525EB"/>
    <w:rsid w:val="00D527B8"/>
    <w:rsid w:val="00D53003"/>
    <w:rsid w:val="00D536F2"/>
    <w:rsid w:val="00D53919"/>
    <w:rsid w:val="00D53B49"/>
    <w:rsid w:val="00D55007"/>
    <w:rsid w:val="00D55BAF"/>
    <w:rsid w:val="00D5656A"/>
    <w:rsid w:val="00D573D5"/>
    <w:rsid w:val="00D57E49"/>
    <w:rsid w:val="00D57EFA"/>
    <w:rsid w:val="00D61FA4"/>
    <w:rsid w:val="00D645B6"/>
    <w:rsid w:val="00D64B66"/>
    <w:rsid w:val="00D64D06"/>
    <w:rsid w:val="00D6706B"/>
    <w:rsid w:val="00D700B8"/>
    <w:rsid w:val="00D70A45"/>
    <w:rsid w:val="00D7233B"/>
    <w:rsid w:val="00D748D8"/>
    <w:rsid w:val="00D801EE"/>
    <w:rsid w:val="00D806DA"/>
    <w:rsid w:val="00D80E9D"/>
    <w:rsid w:val="00D81E09"/>
    <w:rsid w:val="00D82EFC"/>
    <w:rsid w:val="00D83670"/>
    <w:rsid w:val="00D85B1C"/>
    <w:rsid w:val="00D86C28"/>
    <w:rsid w:val="00D8758F"/>
    <w:rsid w:val="00D905F0"/>
    <w:rsid w:val="00D9101B"/>
    <w:rsid w:val="00D91DAF"/>
    <w:rsid w:val="00D91F9B"/>
    <w:rsid w:val="00D92CCA"/>
    <w:rsid w:val="00D94C19"/>
    <w:rsid w:val="00D94D5A"/>
    <w:rsid w:val="00D95FB7"/>
    <w:rsid w:val="00D96454"/>
    <w:rsid w:val="00DA052A"/>
    <w:rsid w:val="00DA0D82"/>
    <w:rsid w:val="00DA0DBE"/>
    <w:rsid w:val="00DA0DD3"/>
    <w:rsid w:val="00DA2551"/>
    <w:rsid w:val="00DA2EDB"/>
    <w:rsid w:val="00DA6A0E"/>
    <w:rsid w:val="00DB259A"/>
    <w:rsid w:val="00DB284F"/>
    <w:rsid w:val="00DB5FE4"/>
    <w:rsid w:val="00DB6638"/>
    <w:rsid w:val="00DC1350"/>
    <w:rsid w:val="00DC1E9F"/>
    <w:rsid w:val="00DC2604"/>
    <w:rsid w:val="00DC4A8B"/>
    <w:rsid w:val="00DC50B0"/>
    <w:rsid w:val="00DC678A"/>
    <w:rsid w:val="00DC6F03"/>
    <w:rsid w:val="00DC75BE"/>
    <w:rsid w:val="00DD079F"/>
    <w:rsid w:val="00DD0ABB"/>
    <w:rsid w:val="00DD1AEB"/>
    <w:rsid w:val="00DD2049"/>
    <w:rsid w:val="00DD325C"/>
    <w:rsid w:val="00DD5544"/>
    <w:rsid w:val="00DD5B5F"/>
    <w:rsid w:val="00DD67B0"/>
    <w:rsid w:val="00DD6C3A"/>
    <w:rsid w:val="00DD771D"/>
    <w:rsid w:val="00DE11E6"/>
    <w:rsid w:val="00DE1657"/>
    <w:rsid w:val="00DE24B2"/>
    <w:rsid w:val="00DE2AA4"/>
    <w:rsid w:val="00DE2B1B"/>
    <w:rsid w:val="00DE39AE"/>
    <w:rsid w:val="00DE4821"/>
    <w:rsid w:val="00DE4AAE"/>
    <w:rsid w:val="00DE6531"/>
    <w:rsid w:val="00DE7B48"/>
    <w:rsid w:val="00DE7FE0"/>
    <w:rsid w:val="00DF08B8"/>
    <w:rsid w:val="00DF2E35"/>
    <w:rsid w:val="00DF31B7"/>
    <w:rsid w:val="00DF338A"/>
    <w:rsid w:val="00DF33A2"/>
    <w:rsid w:val="00DF37FF"/>
    <w:rsid w:val="00DF3C84"/>
    <w:rsid w:val="00DF78FC"/>
    <w:rsid w:val="00E01E01"/>
    <w:rsid w:val="00E020B8"/>
    <w:rsid w:val="00E0316D"/>
    <w:rsid w:val="00E03BD3"/>
    <w:rsid w:val="00E06B59"/>
    <w:rsid w:val="00E07A54"/>
    <w:rsid w:val="00E07DFC"/>
    <w:rsid w:val="00E103FA"/>
    <w:rsid w:val="00E1040A"/>
    <w:rsid w:val="00E12216"/>
    <w:rsid w:val="00E126B6"/>
    <w:rsid w:val="00E16560"/>
    <w:rsid w:val="00E16D9A"/>
    <w:rsid w:val="00E17579"/>
    <w:rsid w:val="00E17B88"/>
    <w:rsid w:val="00E17F69"/>
    <w:rsid w:val="00E223F6"/>
    <w:rsid w:val="00E2260C"/>
    <w:rsid w:val="00E234DA"/>
    <w:rsid w:val="00E24C4E"/>
    <w:rsid w:val="00E313B0"/>
    <w:rsid w:val="00E31DAC"/>
    <w:rsid w:val="00E329C2"/>
    <w:rsid w:val="00E3510F"/>
    <w:rsid w:val="00E36E44"/>
    <w:rsid w:val="00E37846"/>
    <w:rsid w:val="00E40E8B"/>
    <w:rsid w:val="00E40F6A"/>
    <w:rsid w:val="00E433F9"/>
    <w:rsid w:val="00E4412C"/>
    <w:rsid w:val="00E45098"/>
    <w:rsid w:val="00E50A26"/>
    <w:rsid w:val="00E50A5E"/>
    <w:rsid w:val="00E50F05"/>
    <w:rsid w:val="00E53765"/>
    <w:rsid w:val="00E54801"/>
    <w:rsid w:val="00E54B7C"/>
    <w:rsid w:val="00E55A38"/>
    <w:rsid w:val="00E6003B"/>
    <w:rsid w:val="00E62CB3"/>
    <w:rsid w:val="00E63E5A"/>
    <w:rsid w:val="00E64CD6"/>
    <w:rsid w:val="00E64D2F"/>
    <w:rsid w:val="00E65DD5"/>
    <w:rsid w:val="00E673DB"/>
    <w:rsid w:val="00E706CB"/>
    <w:rsid w:val="00E74C4C"/>
    <w:rsid w:val="00E751E1"/>
    <w:rsid w:val="00E763B1"/>
    <w:rsid w:val="00E7768F"/>
    <w:rsid w:val="00E814B2"/>
    <w:rsid w:val="00E81C0B"/>
    <w:rsid w:val="00E82053"/>
    <w:rsid w:val="00E82FC8"/>
    <w:rsid w:val="00E84B35"/>
    <w:rsid w:val="00E8599D"/>
    <w:rsid w:val="00E876B0"/>
    <w:rsid w:val="00E91973"/>
    <w:rsid w:val="00E94380"/>
    <w:rsid w:val="00E97E1E"/>
    <w:rsid w:val="00EA1787"/>
    <w:rsid w:val="00EA20A3"/>
    <w:rsid w:val="00EA21A2"/>
    <w:rsid w:val="00EA25DD"/>
    <w:rsid w:val="00EA38D7"/>
    <w:rsid w:val="00EA5020"/>
    <w:rsid w:val="00EA5D5E"/>
    <w:rsid w:val="00EA7724"/>
    <w:rsid w:val="00EA7FC4"/>
    <w:rsid w:val="00EB0845"/>
    <w:rsid w:val="00EB1911"/>
    <w:rsid w:val="00EB1B75"/>
    <w:rsid w:val="00EB1C3D"/>
    <w:rsid w:val="00EB1C6D"/>
    <w:rsid w:val="00EB200C"/>
    <w:rsid w:val="00EB2C9A"/>
    <w:rsid w:val="00EB5E88"/>
    <w:rsid w:val="00EB7471"/>
    <w:rsid w:val="00EC044C"/>
    <w:rsid w:val="00EC084A"/>
    <w:rsid w:val="00EC09C3"/>
    <w:rsid w:val="00EC2D34"/>
    <w:rsid w:val="00EC5006"/>
    <w:rsid w:val="00EC518C"/>
    <w:rsid w:val="00EC5819"/>
    <w:rsid w:val="00EC60DF"/>
    <w:rsid w:val="00EC6BBB"/>
    <w:rsid w:val="00ED01F0"/>
    <w:rsid w:val="00ED1633"/>
    <w:rsid w:val="00ED295A"/>
    <w:rsid w:val="00ED29EA"/>
    <w:rsid w:val="00ED3B7C"/>
    <w:rsid w:val="00ED53C1"/>
    <w:rsid w:val="00ED543A"/>
    <w:rsid w:val="00ED63DD"/>
    <w:rsid w:val="00EE02E9"/>
    <w:rsid w:val="00EE1081"/>
    <w:rsid w:val="00EE245D"/>
    <w:rsid w:val="00EE3811"/>
    <w:rsid w:val="00EE418B"/>
    <w:rsid w:val="00EE5DBD"/>
    <w:rsid w:val="00EE726E"/>
    <w:rsid w:val="00EF079B"/>
    <w:rsid w:val="00EF1047"/>
    <w:rsid w:val="00EF162C"/>
    <w:rsid w:val="00EF1A95"/>
    <w:rsid w:val="00EF33A2"/>
    <w:rsid w:val="00EF3FCE"/>
    <w:rsid w:val="00EF516D"/>
    <w:rsid w:val="00EF63C8"/>
    <w:rsid w:val="00EF73AE"/>
    <w:rsid w:val="00EF7B8B"/>
    <w:rsid w:val="00F00D27"/>
    <w:rsid w:val="00F01101"/>
    <w:rsid w:val="00F040C4"/>
    <w:rsid w:val="00F04455"/>
    <w:rsid w:val="00F0575E"/>
    <w:rsid w:val="00F05AEF"/>
    <w:rsid w:val="00F06333"/>
    <w:rsid w:val="00F07498"/>
    <w:rsid w:val="00F120A2"/>
    <w:rsid w:val="00F125CE"/>
    <w:rsid w:val="00F136D4"/>
    <w:rsid w:val="00F14B43"/>
    <w:rsid w:val="00F1545C"/>
    <w:rsid w:val="00F15EAD"/>
    <w:rsid w:val="00F16112"/>
    <w:rsid w:val="00F16ABA"/>
    <w:rsid w:val="00F17010"/>
    <w:rsid w:val="00F1703F"/>
    <w:rsid w:val="00F171E2"/>
    <w:rsid w:val="00F2049F"/>
    <w:rsid w:val="00F20A4B"/>
    <w:rsid w:val="00F2123D"/>
    <w:rsid w:val="00F213D4"/>
    <w:rsid w:val="00F243C8"/>
    <w:rsid w:val="00F25261"/>
    <w:rsid w:val="00F255F8"/>
    <w:rsid w:val="00F25E8C"/>
    <w:rsid w:val="00F26A33"/>
    <w:rsid w:val="00F26C8B"/>
    <w:rsid w:val="00F2794B"/>
    <w:rsid w:val="00F3017F"/>
    <w:rsid w:val="00F310DA"/>
    <w:rsid w:val="00F33D3C"/>
    <w:rsid w:val="00F355A5"/>
    <w:rsid w:val="00F35BA4"/>
    <w:rsid w:val="00F35F99"/>
    <w:rsid w:val="00F40065"/>
    <w:rsid w:val="00F4026B"/>
    <w:rsid w:val="00F4042C"/>
    <w:rsid w:val="00F410C1"/>
    <w:rsid w:val="00F43B96"/>
    <w:rsid w:val="00F43C84"/>
    <w:rsid w:val="00F444E3"/>
    <w:rsid w:val="00F456F1"/>
    <w:rsid w:val="00F469D4"/>
    <w:rsid w:val="00F46BF3"/>
    <w:rsid w:val="00F47A1C"/>
    <w:rsid w:val="00F50DE1"/>
    <w:rsid w:val="00F50EBF"/>
    <w:rsid w:val="00F518C6"/>
    <w:rsid w:val="00F51CF9"/>
    <w:rsid w:val="00F544FB"/>
    <w:rsid w:val="00F559C3"/>
    <w:rsid w:val="00F570AB"/>
    <w:rsid w:val="00F5716A"/>
    <w:rsid w:val="00F611D9"/>
    <w:rsid w:val="00F62C59"/>
    <w:rsid w:val="00F6426D"/>
    <w:rsid w:val="00F65A29"/>
    <w:rsid w:val="00F65F55"/>
    <w:rsid w:val="00F66D79"/>
    <w:rsid w:val="00F675D4"/>
    <w:rsid w:val="00F711CC"/>
    <w:rsid w:val="00F72AED"/>
    <w:rsid w:val="00F72D31"/>
    <w:rsid w:val="00F74A32"/>
    <w:rsid w:val="00F766FB"/>
    <w:rsid w:val="00F77CC4"/>
    <w:rsid w:val="00F804DE"/>
    <w:rsid w:val="00F81EE6"/>
    <w:rsid w:val="00F82192"/>
    <w:rsid w:val="00F82DCD"/>
    <w:rsid w:val="00F84372"/>
    <w:rsid w:val="00F84B8A"/>
    <w:rsid w:val="00F84EA9"/>
    <w:rsid w:val="00F8633A"/>
    <w:rsid w:val="00F86829"/>
    <w:rsid w:val="00F87966"/>
    <w:rsid w:val="00F90D31"/>
    <w:rsid w:val="00F943E0"/>
    <w:rsid w:val="00F95350"/>
    <w:rsid w:val="00F95A48"/>
    <w:rsid w:val="00F9687B"/>
    <w:rsid w:val="00FA20C9"/>
    <w:rsid w:val="00FA3CDA"/>
    <w:rsid w:val="00FA3D39"/>
    <w:rsid w:val="00FA43AE"/>
    <w:rsid w:val="00FA5BA0"/>
    <w:rsid w:val="00FB129D"/>
    <w:rsid w:val="00FB2BC1"/>
    <w:rsid w:val="00FB3440"/>
    <w:rsid w:val="00FB38B8"/>
    <w:rsid w:val="00FB38E1"/>
    <w:rsid w:val="00FB4343"/>
    <w:rsid w:val="00FB43E9"/>
    <w:rsid w:val="00FB5704"/>
    <w:rsid w:val="00FB5F40"/>
    <w:rsid w:val="00FB64AE"/>
    <w:rsid w:val="00FC099B"/>
    <w:rsid w:val="00FC136C"/>
    <w:rsid w:val="00FC23BE"/>
    <w:rsid w:val="00FC2A25"/>
    <w:rsid w:val="00FC2CBD"/>
    <w:rsid w:val="00FC3080"/>
    <w:rsid w:val="00FC3ED4"/>
    <w:rsid w:val="00FC417F"/>
    <w:rsid w:val="00FC4FF2"/>
    <w:rsid w:val="00FC5A6A"/>
    <w:rsid w:val="00FC5C15"/>
    <w:rsid w:val="00FC7416"/>
    <w:rsid w:val="00FD0748"/>
    <w:rsid w:val="00FD0D18"/>
    <w:rsid w:val="00FD0F03"/>
    <w:rsid w:val="00FD0F06"/>
    <w:rsid w:val="00FD16C9"/>
    <w:rsid w:val="00FD26BB"/>
    <w:rsid w:val="00FD344F"/>
    <w:rsid w:val="00FD529F"/>
    <w:rsid w:val="00FD52B4"/>
    <w:rsid w:val="00FD559C"/>
    <w:rsid w:val="00FD5734"/>
    <w:rsid w:val="00FD5F7E"/>
    <w:rsid w:val="00FD706C"/>
    <w:rsid w:val="00FD7F2F"/>
    <w:rsid w:val="00FE0006"/>
    <w:rsid w:val="00FE0F03"/>
    <w:rsid w:val="00FE12C2"/>
    <w:rsid w:val="00FE22CB"/>
    <w:rsid w:val="00FE562B"/>
    <w:rsid w:val="00FE5BEB"/>
    <w:rsid w:val="00FE79E5"/>
    <w:rsid w:val="00FE7DE5"/>
    <w:rsid w:val="00FF0100"/>
    <w:rsid w:val="00FF0DA9"/>
    <w:rsid w:val="00FF1F73"/>
    <w:rsid w:val="00FF20BB"/>
    <w:rsid w:val="00FF288E"/>
    <w:rsid w:val="00FF2D89"/>
    <w:rsid w:val="00FF2F27"/>
    <w:rsid w:val="00FF3440"/>
    <w:rsid w:val="00FF4906"/>
    <w:rsid w:val="00FF56D4"/>
    <w:rsid w:val="00FF6741"/>
    <w:rsid w:val="00FF7EF6"/>
    <w:rsid w:val="019B0C3B"/>
    <w:rsid w:val="020A9E10"/>
    <w:rsid w:val="02B7F3C6"/>
    <w:rsid w:val="06D74F23"/>
    <w:rsid w:val="06FA6027"/>
    <w:rsid w:val="07D348C6"/>
    <w:rsid w:val="0874D485"/>
    <w:rsid w:val="08F761AF"/>
    <w:rsid w:val="0E6AA517"/>
    <w:rsid w:val="0EB5E21C"/>
    <w:rsid w:val="0F79B804"/>
    <w:rsid w:val="0F90B107"/>
    <w:rsid w:val="136395EE"/>
    <w:rsid w:val="1365B44E"/>
    <w:rsid w:val="1B9A9BAE"/>
    <w:rsid w:val="20EFDB53"/>
    <w:rsid w:val="2235562A"/>
    <w:rsid w:val="2680AA87"/>
    <w:rsid w:val="28CD8B0F"/>
    <w:rsid w:val="2A1158AA"/>
    <w:rsid w:val="2BCF315E"/>
    <w:rsid w:val="2C272AE4"/>
    <w:rsid w:val="2CA4826B"/>
    <w:rsid w:val="2CBCF6ED"/>
    <w:rsid w:val="2E71DF60"/>
    <w:rsid w:val="3382869A"/>
    <w:rsid w:val="33D0E383"/>
    <w:rsid w:val="35ABF20D"/>
    <w:rsid w:val="35D0D1DB"/>
    <w:rsid w:val="366A0FBA"/>
    <w:rsid w:val="377DF2F8"/>
    <w:rsid w:val="38D301D5"/>
    <w:rsid w:val="3C8E721F"/>
    <w:rsid w:val="3E5AF022"/>
    <w:rsid w:val="3E5FECB5"/>
    <w:rsid w:val="4105048F"/>
    <w:rsid w:val="41596AD8"/>
    <w:rsid w:val="428A11B9"/>
    <w:rsid w:val="44741A00"/>
    <w:rsid w:val="44BD697D"/>
    <w:rsid w:val="44CDA5A0"/>
    <w:rsid w:val="456CF0D4"/>
    <w:rsid w:val="46B2F4E9"/>
    <w:rsid w:val="47D944FF"/>
    <w:rsid w:val="48589853"/>
    <w:rsid w:val="48B1A0E3"/>
    <w:rsid w:val="48D7D347"/>
    <w:rsid w:val="49FAA2D9"/>
    <w:rsid w:val="4EE57FCA"/>
    <w:rsid w:val="5193004B"/>
    <w:rsid w:val="532ED0AC"/>
    <w:rsid w:val="5666716E"/>
    <w:rsid w:val="580241CF"/>
    <w:rsid w:val="593CDFE8"/>
    <w:rsid w:val="5BF0D611"/>
    <w:rsid w:val="5F1DF686"/>
    <w:rsid w:val="5FA18A85"/>
    <w:rsid w:val="61E6B5F5"/>
    <w:rsid w:val="61EC6295"/>
    <w:rsid w:val="65101718"/>
    <w:rsid w:val="65D83B36"/>
    <w:rsid w:val="66D521CC"/>
    <w:rsid w:val="692421F9"/>
    <w:rsid w:val="6A04E968"/>
    <w:rsid w:val="6BC904AA"/>
    <w:rsid w:val="6DAA8387"/>
    <w:rsid w:val="707C13A6"/>
    <w:rsid w:val="7155F783"/>
    <w:rsid w:val="7451F7C8"/>
    <w:rsid w:val="7911117F"/>
    <w:rsid w:val="79BF1E7B"/>
    <w:rsid w:val="7A282E59"/>
    <w:rsid w:val="7A6891CB"/>
    <w:rsid w:val="7A7384B3"/>
    <w:rsid w:val="7C48B241"/>
    <w:rsid w:val="7E11F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EB0F6A"/>
  <w15:docId w15:val="{002CCDCC-6BBD-40C4-8A72-06C74EBF6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4" w:unhideWhenUsed="1"/>
    <w:lsdException w:name="heading 5" w:unhideWhenUsed="1"/>
    <w:lsdException w:name="heading 6" w:unhideWhenUsed="1"/>
    <w:lsdException w:name="heading 7" w:unhideWhenUsed="1"/>
    <w:lsdException w:name="heading 8" w:unhideWhenUsed="1"/>
    <w:lsdException w:name="heading 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A20A3"/>
    <w:pPr>
      <w:spacing w:before="120" w:after="120"/>
      <w:ind w:left="284" w:firstLine="567"/>
      <w:jc w:val="both"/>
    </w:pPr>
    <w:rPr>
      <w:rFonts w:ascii="Calibri" w:hAnsi="Calibri"/>
      <w:sz w:val="24"/>
      <w:szCs w:val="24"/>
      <w:lang w:val="pt-BR" w:eastAsia="pt-BR"/>
    </w:rPr>
  </w:style>
  <w:style w:type="paragraph" w:styleId="Ttulo1">
    <w:name w:val="heading 1"/>
    <w:basedOn w:val="Normal"/>
    <w:next w:val="Normal"/>
    <w:link w:val="Ttulo1Char"/>
    <w:uiPriority w:val="99"/>
    <w:qFormat/>
    <w:rsid w:val="00EA20A3"/>
    <w:pPr>
      <w:keepLines/>
      <w:widowControl w:val="0"/>
      <w:numPr>
        <w:numId w:val="23"/>
      </w:numPr>
      <w:outlineLvl w:val="0"/>
    </w:pPr>
    <w:rPr>
      <w:rFonts w:asciiTheme="minorHAnsi" w:hAnsiTheme="minorHAnsi"/>
      <w:b/>
      <w:bCs/>
      <w:color w:val="000000"/>
    </w:rPr>
  </w:style>
  <w:style w:type="paragraph" w:styleId="Ttulo2">
    <w:name w:val="heading 2"/>
    <w:basedOn w:val="Normal"/>
    <w:next w:val="Normal"/>
    <w:link w:val="Ttulo2Char"/>
    <w:uiPriority w:val="99"/>
    <w:qFormat/>
    <w:rsid w:val="00EA20A3"/>
    <w:pPr>
      <w:keepNext/>
      <w:numPr>
        <w:ilvl w:val="1"/>
        <w:numId w:val="23"/>
      </w:numPr>
      <w:ind w:left="964" w:hanging="567"/>
      <w:outlineLvl w:val="1"/>
    </w:pPr>
    <w:rPr>
      <w:rFonts w:asciiTheme="minorHAnsi" w:eastAsia="Arial Unicode MS" w:hAnsiTheme="minorHAnsi"/>
      <w:bCs/>
      <w:i/>
      <w:color w:val="000000"/>
    </w:rPr>
  </w:style>
  <w:style w:type="paragraph" w:styleId="Ttulo3">
    <w:name w:val="heading 3"/>
    <w:basedOn w:val="Normal"/>
    <w:next w:val="Normal"/>
    <w:link w:val="Ttulo3Char"/>
    <w:uiPriority w:val="99"/>
    <w:rsid w:val="00803056"/>
    <w:pPr>
      <w:keepNext/>
      <w:spacing w:before="240" w:after="60" w:line="480" w:lineRule="auto"/>
      <w:outlineLvl w:val="2"/>
    </w:pPr>
    <w:rPr>
      <w:b/>
      <w:bCs/>
      <w:color w:val="000000"/>
    </w:rPr>
  </w:style>
  <w:style w:type="paragraph" w:styleId="Ttulo4">
    <w:name w:val="heading 4"/>
    <w:basedOn w:val="Normal"/>
    <w:next w:val="Normal"/>
    <w:link w:val="Ttulo4Char"/>
    <w:uiPriority w:val="99"/>
    <w:rsid w:val="00803056"/>
    <w:pPr>
      <w:keepNext/>
      <w:autoSpaceDE w:val="0"/>
      <w:autoSpaceDN w:val="0"/>
      <w:adjustRightInd w:val="0"/>
      <w:spacing w:before="240" w:after="60" w:line="480" w:lineRule="auto"/>
      <w:outlineLvl w:val="3"/>
    </w:pPr>
    <w:rPr>
      <w:b/>
      <w:bCs/>
      <w:color w:val="000000"/>
    </w:rPr>
  </w:style>
  <w:style w:type="paragraph" w:styleId="Ttulo5">
    <w:name w:val="heading 5"/>
    <w:basedOn w:val="Normal"/>
    <w:next w:val="Normal"/>
    <w:link w:val="Ttulo5Char"/>
    <w:uiPriority w:val="99"/>
    <w:rsid w:val="00803056"/>
    <w:pPr>
      <w:keepNext/>
      <w:spacing w:before="240" w:after="60" w:line="480" w:lineRule="auto"/>
      <w:outlineLvl w:val="4"/>
    </w:pPr>
    <w:rPr>
      <w:b/>
      <w:bCs/>
      <w:color w:val="000000"/>
    </w:rPr>
  </w:style>
  <w:style w:type="paragraph" w:styleId="Ttulo6">
    <w:name w:val="heading 6"/>
    <w:basedOn w:val="Normal"/>
    <w:next w:val="Normal"/>
    <w:link w:val="Ttulo6Char"/>
    <w:uiPriority w:val="99"/>
    <w:rsid w:val="00803056"/>
    <w:pPr>
      <w:keepNext/>
      <w:jc w:val="center"/>
      <w:outlineLvl w:val="5"/>
    </w:pPr>
    <w:rPr>
      <w:rFonts w:ascii="Arial" w:hAnsi="Arial" w:cs="Arial"/>
      <w:b/>
      <w:bCs/>
      <w:sz w:val="28"/>
      <w:szCs w:val="28"/>
    </w:rPr>
  </w:style>
  <w:style w:type="paragraph" w:styleId="Ttulo7">
    <w:name w:val="heading 7"/>
    <w:basedOn w:val="Normal"/>
    <w:next w:val="Normal"/>
    <w:link w:val="Ttulo7Char"/>
    <w:uiPriority w:val="99"/>
    <w:rsid w:val="00803056"/>
    <w:pPr>
      <w:keepNext/>
      <w:jc w:val="center"/>
      <w:outlineLvl w:val="6"/>
    </w:pPr>
    <w:rPr>
      <w:b/>
      <w:bCs/>
      <w:sz w:val="20"/>
      <w:szCs w:val="20"/>
    </w:rPr>
  </w:style>
  <w:style w:type="paragraph" w:styleId="Ttulo8">
    <w:name w:val="heading 8"/>
    <w:basedOn w:val="Normal"/>
    <w:next w:val="Normal"/>
    <w:link w:val="Ttulo8Char"/>
    <w:uiPriority w:val="99"/>
    <w:rsid w:val="00803056"/>
    <w:pPr>
      <w:keepNext/>
      <w:jc w:val="center"/>
      <w:outlineLvl w:val="7"/>
    </w:pPr>
    <w:rPr>
      <w:b/>
      <w:bCs/>
      <w:sz w:val="16"/>
      <w:szCs w:val="16"/>
    </w:rPr>
  </w:style>
  <w:style w:type="paragraph" w:styleId="Ttulo9">
    <w:name w:val="heading 9"/>
    <w:basedOn w:val="Normal"/>
    <w:next w:val="Normal"/>
    <w:link w:val="Ttulo9Char"/>
    <w:uiPriority w:val="99"/>
    <w:rsid w:val="00803056"/>
    <w:pPr>
      <w:keepNext/>
      <w:jc w:val="center"/>
      <w:outlineLvl w:val="8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9"/>
    <w:rsid w:val="00EA20A3"/>
    <w:rPr>
      <w:rFonts w:asciiTheme="minorHAnsi" w:hAnsiTheme="minorHAnsi"/>
      <w:b/>
      <w:bCs/>
      <w:color w:val="000000"/>
      <w:sz w:val="24"/>
      <w:szCs w:val="24"/>
      <w:lang w:val="pt-BR" w:eastAsia="pt-BR"/>
    </w:rPr>
  </w:style>
  <w:style w:type="character" w:customStyle="1" w:styleId="Ttulo2Char">
    <w:name w:val="Título 2 Char"/>
    <w:link w:val="Ttulo2"/>
    <w:uiPriority w:val="99"/>
    <w:rsid w:val="00EA20A3"/>
    <w:rPr>
      <w:rFonts w:asciiTheme="minorHAnsi" w:eastAsia="Arial Unicode MS" w:hAnsiTheme="minorHAnsi"/>
      <w:bCs/>
      <w:i/>
      <w:color w:val="000000"/>
      <w:sz w:val="24"/>
      <w:szCs w:val="24"/>
      <w:lang w:val="pt-BR" w:eastAsia="pt-BR"/>
    </w:rPr>
  </w:style>
  <w:style w:type="character" w:customStyle="1" w:styleId="Ttulo3Char">
    <w:name w:val="Título 3 Char"/>
    <w:link w:val="Ttulo3"/>
    <w:uiPriority w:val="99"/>
    <w:rsid w:val="002C13FD"/>
    <w:rPr>
      <w:b/>
      <w:bCs/>
      <w:color w:val="000000"/>
      <w:sz w:val="26"/>
      <w:szCs w:val="26"/>
    </w:rPr>
  </w:style>
  <w:style w:type="character" w:customStyle="1" w:styleId="Ttulo4Char">
    <w:name w:val="Título 4 Char"/>
    <w:link w:val="Ttulo4"/>
    <w:uiPriority w:val="99"/>
    <w:semiHidden/>
    <w:rsid w:val="00FB64AE"/>
    <w:rPr>
      <w:rFonts w:ascii="Calibri" w:hAnsi="Calibri" w:cs="Calibri"/>
      <w:b/>
      <w:bCs/>
      <w:sz w:val="28"/>
      <w:szCs w:val="28"/>
      <w:lang w:val="pt-BR" w:eastAsia="pt-BR"/>
    </w:rPr>
  </w:style>
  <w:style w:type="character" w:customStyle="1" w:styleId="Ttulo5Char">
    <w:name w:val="Título 5 Char"/>
    <w:link w:val="Ttulo5"/>
    <w:uiPriority w:val="99"/>
    <w:semiHidden/>
    <w:rsid w:val="00FB64AE"/>
    <w:rPr>
      <w:rFonts w:ascii="Calibri" w:hAnsi="Calibri" w:cs="Calibri"/>
      <w:b/>
      <w:bCs/>
      <w:i/>
      <w:iCs/>
      <w:sz w:val="26"/>
      <w:szCs w:val="26"/>
      <w:lang w:val="pt-BR" w:eastAsia="pt-BR"/>
    </w:rPr>
  </w:style>
  <w:style w:type="character" w:customStyle="1" w:styleId="Ttulo6Char">
    <w:name w:val="Título 6 Char"/>
    <w:link w:val="Ttulo6"/>
    <w:uiPriority w:val="99"/>
    <w:semiHidden/>
    <w:rsid w:val="00FB64AE"/>
    <w:rPr>
      <w:rFonts w:ascii="Calibri" w:hAnsi="Calibri" w:cs="Calibri"/>
      <w:b/>
      <w:bCs/>
      <w:lang w:val="pt-BR" w:eastAsia="pt-BR"/>
    </w:rPr>
  </w:style>
  <w:style w:type="character" w:customStyle="1" w:styleId="Ttulo7Char">
    <w:name w:val="Título 7 Char"/>
    <w:link w:val="Ttulo7"/>
    <w:uiPriority w:val="99"/>
    <w:semiHidden/>
    <w:rsid w:val="00FB64AE"/>
    <w:rPr>
      <w:rFonts w:ascii="Calibri" w:hAnsi="Calibri" w:cs="Calibri"/>
      <w:sz w:val="24"/>
      <w:szCs w:val="24"/>
      <w:lang w:val="pt-BR" w:eastAsia="pt-BR"/>
    </w:rPr>
  </w:style>
  <w:style w:type="character" w:customStyle="1" w:styleId="Ttulo8Char">
    <w:name w:val="Título 8 Char"/>
    <w:link w:val="Ttulo8"/>
    <w:uiPriority w:val="99"/>
    <w:semiHidden/>
    <w:rsid w:val="00FB64AE"/>
    <w:rPr>
      <w:rFonts w:ascii="Calibri" w:hAnsi="Calibri" w:cs="Calibri"/>
      <w:i/>
      <w:iCs/>
      <w:sz w:val="24"/>
      <w:szCs w:val="24"/>
      <w:lang w:val="pt-BR" w:eastAsia="pt-BR"/>
    </w:rPr>
  </w:style>
  <w:style w:type="character" w:customStyle="1" w:styleId="Ttulo9Char">
    <w:name w:val="Título 9 Char"/>
    <w:link w:val="Ttulo9"/>
    <w:uiPriority w:val="99"/>
    <w:semiHidden/>
    <w:rsid w:val="00FB64AE"/>
    <w:rPr>
      <w:rFonts w:ascii="Cambria" w:hAnsi="Cambria" w:cs="Cambria"/>
      <w:lang w:val="pt-BR" w:eastAsia="pt-BR"/>
    </w:rPr>
  </w:style>
  <w:style w:type="paragraph" w:styleId="Corpodetexto">
    <w:name w:val="Body Text"/>
    <w:basedOn w:val="Normal"/>
    <w:link w:val="CorpodetextoChar"/>
    <w:uiPriority w:val="99"/>
    <w:rsid w:val="00803056"/>
    <w:pPr>
      <w:spacing w:line="480" w:lineRule="auto"/>
    </w:pPr>
  </w:style>
  <w:style w:type="character" w:customStyle="1" w:styleId="CorpodetextoChar">
    <w:name w:val="Corpo de texto Char"/>
    <w:link w:val="Corpodetexto"/>
    <w:uiPriority w:val="99"/>
    <w:rsid w:val="006973CA"/>
    <w:rPr>
      <w:sz w:val="24"/>
      <w:szCs w:val="24"/>
    </w:rPr>
  </w:style>
  <w:style w:type="paragraph" w:styleId="Cabealho">
    <w:name w:val="header"/>
    <w:basedOn w:val="Normal"/>
    <w:link w:val="CabealhoChar"/>
    <w:uiPriority w:val="99"/>
    <w:rsid w:val="00803056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link w:val="Cabealho"/>
    <w:uiPriority w:val="99"/>
    <w:rsid w:val="001C70E7"/>
    <w:rPr>
      <w:sz w:val="24"/>
      <w:szCs w:val="24"/>
    </w:rPr>
  </w:style>
  <w:style w:type="paragraph" w:styleId="Recuodecorpodetexto">
    <w:name w:val="Body Text Indent"/>
    <w:basedOn w:val="Normal"/>
    <w:link w:val="RecuodecorpodetextoChar"/>
    <w:uiPriority w:val="99"/>
    <w:rsid w:val="00803056"/>
    <w:pPr>
      <w:spacing w:line="480" w:lineRule="auto"/>
      <w:ind w:firstLine="720"/>
    </w:pPr>
  </w:style>
  <w:style w:type="character" w:customStyle="1" w:styleId="RecuodecorpodetextoChar">
    <w:name w:val="Recuo de corpo de texto Char"/>
    <w:link w:val="Recuodecorpodetexto"/>
    <w:uiPriority w:val="99"/>
    <w:rsid w:val="006E08F9"/>
    <w:rPr>
      <w:sz w:val="24"/>
      <w:szCs w:val="24"/>
    </w:rPr>
  </w:style>
  <w:style w:type="paragraph" w:styleId="Recuodecorpodetexto2">
    <w:name w:val="Body Text Indent 2"/>
    <w:basedOn w:val="Normal"/>
    <w:link w:val="Recuodecorpodetexto2Char"/>
    <w:uiPriority w:val="99"/>
    <w:semiHidden/>
    <w:rsid w:val="00803056"/>
    <w:pPr>
      <w:spacing w:line="480" w:lineRule="auto"/>
      <w:ind w:firstLine="709"/>
    </w:pPr>
  </w:style>
  <w:style w:type="character" w:customStyle="1" w:styleId="Recuodecorpodetexto2Char">
    <w:name w:val="Recuo de corpo de texto 2 Char"/>
    <w:link w:val="Recuodecorpodetexto2"/>
    <w:uiPriority w:val="99"/>
    <w:semiHidden/>
    <w:rsid w:val="00FB64AE"/>
    <w:rPr>
      <w:sz w:val="24"/>
      <w:szCs w:val="24"/>
      <w:lang w:val="pt-BR" w:eastAsia="pt-BR"/>
    </w:rPr>
  </w:style>
  <w:style w:type="character" w:styleId="Refdecomentrio">
    <w:name w:val="annotation reference"/>
    <w:uiPriority w:val="99"/>
    <w:semiHidden/>
    <w:rsid w:val="00803056"/>
    <w:rPr>
      <w:sz w:val="16"/>
      <w:szCs w:val="16"/>
    </w:rPr>
  </w:style>
  <w:style w:type="character" w:styleId="Refdenotaderodap">
    <w:name w:val="footnote reference"/>
    <w:uiPriority w:val="99"/>
    <w:semiHidden/>
    <w:rsid w:val="00803056"/>
    <w:rPr>
      <w:vertAlign w:val="superscript"/>
    </w:rPr>
  </w:style>
  <w:style w:type="paragraph" w:styleId="Ttulo">
    <w:name w:val="Title"/>
    <w:basedOn w:val="Normal"/>
    <w:link w:val="TtuloChar"/>
    <w:uiPriority w:val="99"/>
    <w:qFormat/>
    <w:rsid w:val="00EA20A3"/>
    <w:pPr>
      <w:ind w:left="0" w:firstLine="0"/>
      <w:jc w:val="center"/>
    </w:pPr>
    <w:rPr>
      <w:b/>
      <w:bCs/>
      <w:caps/>
      <w:noProof/>
      <w:sz w:val="40"/>
      <w:szCs w:val="52"/>
    </w:rPr>
  </w:style>
  <w:style w:type="character" w:customStyle="1" w:styleId="TtuloChar">
    <w:name w:val="Título Char"/>
    <w:link w:val="Ttulo"/>
    <w:uiPriority w:val="99"/>
    <w:rsid w:val="00EA20A3"/>
    <w:rPr>
      <w:rFonts w:ascii="Calibri" w:hAnsi="Calibri"/>
      <w:b/>
      <w:bCs/>
      <w:caps/>
      <w:noProof/>
      <w:sz w:val="40"/>
      <w:szCs w:val="52"/>
      <w:lang w:val="pt-BR" w:eastAsia="pt-BR"/>
    </w:rPr>
  </w:style>
  <w:style w:type="paragraph" w:styleId="NormalWeb">
    <w:name w:val="Normal (Web)"/>
    <w:basedOn w:val="Normal"/>
    <w:uiPriority w:val="99"/>
    <w:rsid w:val="00803056"/>
    <w:pPr>
      <w:widowControl w:val="0"/>
      <w:spacing w:before="100" w:after="100"/>
    </w:pPr>
    <w:rPr>
      <w:rFonts w:ascii="Arial Unicode MS" w:eastAsia="Arial Unicode MS" w:cs="Arial Unicode MS"/>
      <w:noProof/>
      <w:color w:val="FFFF00"/>
    </w:rPr>
  </w:style>
  <w:style w:type="paragraph" w:styleId="Recuodecorpodetexto3">
    <w:name w:val="Body Text Indent 3"/>
    <w:basedOn w:val="Normal"/>
    <w:link w:val="Recuodecorpodetexto3Char"/>
    <w:uiPriority w:val="99"/>
    <w:semiHidden/>
    <w:rsid w:val="00803056"/>
    <w:pPr>
      <w:spacing w:line="480" w:lineRule="auto"/>
      <w:ind w:firstLine="360"/>
    </w:pPr>
  </w:style>
  <w:style w:type="character" w:customStyle="1" w:styleId="Recuodecorpodetexto3Char">
    <w:name w:val="Recuo de corpo de texto 3 Char"/>
    <w:link w:val="Recuodecorpodetexto3"/>
    <w:uiPriority w:val="99"/>
    <w:semiHidden/>
    <w:rsid w:val="002C13FD"/>
    <w:rPr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rsid w:val="00803056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2C13FD"/>
  </w:style>
  <w:style w:type="character" w:styleId="Nmerodepgina">
    <w:name w:val="page number"/>
    <w:basedOn w:val="Fontepargpadro"/>
    <w:uiPriority w:val="99"/>
    <w:rsid w:val="00803056"/>
  </w:style>
  <w:style w:type="paragraph" w:styleId="Rodap">
    <w:name w:val="footer"/>
    <w:basedOn w:val="Normal"/>
    <w:link w:val="RodapChar"/>
    <w:uiPriority w:val="99"/>
    <w:rsid w:val="00803056"/>
    <w:pPr>
      <w:tabs>
        <w:tab w:val="center" w:pos="4419"/>
        <w:tab w:val="right" w:pos="8838"/>
      </w:tabs>
    </w:pPr>
  </w:style>
  <w:style w:type="character" w:customStyle="1" w:styleId="RodapChar">
    <w:name w:val="Rodapé Char"/>
    <w:link w:val="Rodap"/>
    <w:uiPriority w:val="99"/>
    <w:semiHidden/>
    <w:rsid w:val="000C31ED"/>
    <w:rPr>
      <w:sz w:val="24"/>
      <w:szCs w:val="24"/>
    </w:rPr>
  </w:style>
  <w:style w:type="paragraph" w:styleId="Textodecomentrio">
    <w:name w:val="annotation text"/>
    <w:basedOn w:val="Normal"/>
    <w:link w:val="TextodecomentrioChar"/>
    <w:uiPriority w:val="99"/>
    <w:semiHidden/>
    <w:rsid w:val="00803056"/>
    <w:rPr>
      <w:sz w:val="20"/>
      <w:szCs w:val="20"/>
    </w:rPr>
  </w:style>
  <w:style w:type="character" w:customStyle="1" w:styleId="TextodecomentrioChar">
    <w:name w:val="Texto de comentário Char"/>
    <w:link w:val="Textodecomentrio"/>
    <w:uiPriority w:val="99"/>
    <w:semiHidden/>
    <w:rsid w:val="00FB64AE"/>
    <w:rPr>
      <w:sz w:val="20"/>
      <w:szCs w:val="20"/>
      <w:lang w:val="pt-BR" w:eastAsia="pt-BR"/>
    </w:rPr>
  </w:style>
  <w:style w:type="paragraph" w:styleId="Corpodetexto3">
    <w:name w:val="Body Text 3"/>
    <w:basedOn w:val="Normal"/>
    <w:link w:val="Corpodetexto3Char"/>
    <w:uiPriority w:val="99"/>
    <w:semiHidden/>
    <w:rsid w:val="00803056"/>
    <w:pPr>
      <w:jc w:val="center"/>
    </w:pPr>
    <w:rPr>
      <w:b/>
      <w:bCs/>
      <w:sz w:val="22"/>
      <w:szCs w:val="22"/>
    </w:rPr>
  </w:style>
  <w:style w:type="character" w:customStyle="1" w:styleId="Corpodetexto3Char">
    <w:name w:val="Corpo de texto 3 Char"/>
    <w:link w:val="Corpodetexto3"/>
    <w:uiPriority w:val="99"/>
    <w:semiHidden/>
    <w:rsid w:val="000C31ED"/>
    <w:rPr>
      <w:b/>
      <w:bCs/>
      <w:sz w:val="22"/>
      <w:szCs w:val="22"/>
    </w:rPr>
  </w:style>
  <w:style w:type="paragraph" w:styleId="ndicedeilustraes">
    <w:name w:val="table of figures"/>
    <w:basedOn w:val="Normal"/>
    <w:next w:val="Normal"/>
    <w:uiPriority w:val="99"/>
    <w:rsid w:val="00803056"/>
    <w:pPr>
      <w:ind w:left="480" w:hanging="480"/>
    </w:pPr>
  </w:style>
  <w:style w:type="paragraph" w:styleId="Legenda">
    <w:name w:val="caption"/>
    <w:basedOn w:val="Normal"/>
    <w:next w:val="Normal"/>
    <w:uiPriority w:val="35"/>
    <w:qFormat/>
    <w:rsid w:val="00803056"/>
    <w:rPr>
      <w:b/>
      <w:bCs/>
      <w:sz w:val="20"/>
      <w:szCs w:val="20"/>
    </w:rPr>
  </w:style>
  <w:style w:type="character" w:styleId="Hyperlink">
    <w:name w:val="Hyperlink"/>
    <w:uiPriority w:val="99"/>
    <w:rsid w:val="00803056"/>
    <w:rPr>
      <w:color w:val="0000FF"/>
      <w:u w:val="single"/>
    </w:rPr>
  </w:style>
  <w:style w:type="paragraph" w:styleId="Sumrio1">
    <w:name w:val="toc 1"/>
    <w:basedOn w:val="Normal"/>
    <w:next w:val="Normal"/>
    <w:autoRedefine/>
    <w:uiPriority w:val="39"/>
    <w:rsid w:val="003A1E43"/>
    <w:pPr>
      <w:spacing w:line="360" w:lineRule="auto"/>
      <w:ind w:left="0"/>
    </w:pPr>
    <w:rPr>
      <w:b/>
      <w:bCs/>
      <w:szCs w:val="20"/>
    </w:rPr>
  </w:style>
  <w:style w:type="paragraph" w:styleId="Sumrio2">
    <w:name w:val="toc 2"/>
    <w:basedOn w:val="Normal"/>
    <w:next w:val="Normal"/>
    <w:autoRedefine/>
    <w:uiPriority w:val="39"/>
    <w:rsid w:val="003A1E43"/>
    <w:rPr>
      <w:szCs w:val="20"/>
    </w:rPr>
  </w:style>
  <w:style w:type="paragraph" w:styleId="Sumrio3">
    <w:name w:val="toc 3"/>
    <w:basedOn w:val="Normal"/>
    <w:next w:val="Normal"/>
    <w:autoRedefine/>
    <w:uiPriority w:val="39"/>
    <w:rsid w:val="003A1E43"/>
    <w:pPr>
      <w:ind w:left="480"/>
    </w:pPr>
    <w:rPr>
      <w:i/>
      <w:iCs/>
      <w:szCs w:val="20"/>
    </w:rPr>
  </w:style>
  <w:style w:type="paragraph" w:styleId="Sumrio4">
    <w:name w:val="toc 4"/>
    <w:basedOn w:val="Normal"/>
    <w:next w:val="Normal"/>
    <w:autoRedefine/>
    <w:uiPriority w:val="99"/>
    <w:semiHidden/>
    <w:rsid w:val="00803056"/>
    <w:pPr>
      <w:ind w:left="720"/>
    </w:pPr>
    <w:rPr>
      <w:sz w:val="18"/>
      <w:szCs w:val="18"/>
    </w:rPr>
  </w:style>
  <w:style w:type="paragraph" w:styleId="Sumrio5">
    <w:name w:val="toc 5"/>
    <w:basedOn w:val="Normal"/>
    <w:next w:val="Normal"/>
    <w:autoRedefine/>
    <w:uiPriority w:val="99"/>
    <w:semiHidden/>
    <w:rsid w:val="00803056"/>
    <w:pPr>
      <w:ind w:left="960"/>
    </w:pPr>
    <w:rPr>
      <w:sz w:val="18"/>
      <w:szCs w:val="18"/>
    </w:rPr>
  </w:style>
  <w:style w:type="paragraph" w:styleId="Sumrio6">
    <w:name w:val="toc 6"/>
    <w:basedOn w:val="Normal"/>
    <w:next w:val="Normal"/>
    <w:autoRedefine/>
    <w:uiPriority w:val="99"/>
    <w:semiHidden/>
    <w:rsid w:val="00803056"/>
    <w:pPr>
      <w:ind w:left="1200"/>
    </w:pPr>
    <w:rPr>
      <w:sz w:val="18"/>
      <w:szCs w:val="18"/>
    </w:rPr>
  </w:style>
  <w:style w:type="paragraph" w:styleId="Sumrio7">
    <w:name w:val="toc 7"/>
    <w:basedOn w:val="Normal"/>
    <w:next w:val="Normal"/>
    <w:autoRedefine/>
    <w:uiPriority w:val="99"/>
    <w:semiHidden/>
    <w:rsid w:val="00803056"/>
    <w:pPr>
      <w:ind w:left="1440"/>
    </w:pPr>
    <w:rPr>
      <w:sz w:val="18"/>
      <w:szCs w:val="18"/>
    </w:rPr>
  </w:style>
  <w:style w:type="paragraph" w:styleId="Sumrio8">
    <w:name w:val="toc 8"/>
    <w:basedOn w:val="Normal"/>
    <w:next w:val="Normal"/>
    <w:autoRedefine/>
    <w:uiPriority w:val="99"/>
    <w:semiHidden/>
    <w:rsid w:val="00803056"/>
    <w:pPr>
      <w:ind w:left="1680"/>
    </w:pPr>
    <w:rPr>
      <w:sz w:val="18"/>
      <w:szCs w:val="18"/>
    </w:rPr>
  </w:style>
  <w:style w:type="paragraph" w:styleId="Sumrio9">
    <w:name w:val="toc 9"/>
    <w:basedOn w:val="Normal"/>
    <w:next w:val="Normal"/>
    <w:autoRedefine/>
    <w:uiPriority w:val="99"/>
    <w:semiHidden/>
    <w:rsid w:val="00803056"/>
    <w:pPr>
      <w:ind w:left="1920"/>
    </w:pPr>
    <w:rPr>
      <w:sz w:val="18"/>
      <w:szCs w:val="18"/>
    </w:rPr>
  </w:style>
  <w:style w:type="paragraph" w:styleId="Corpodetexto2">
    <w:name w:val="Body Text 2"/>
    <w:basedOn w:val="Normal"/>
    <w:link w:val="Corpodetexto2Char"/>
    <w:uiPriority w:val="99"/>
    <w:semiHidden/>
    <w:rsid w:val="00803056"/>
    <w:pPr>
      <w:spacing w:before="240" w:after="60"/>
    </w:pPr>
    <w:rPr>
      <w:b/>
      <w:bCs/>
    </w:rPr>
  </w:style>
  <w:style w:type="character" w:customStyle="1" w:styleId="Corpodetexto2Char">
    <w:name w:val="Corpo de texto 2 Char"/>
    <w:link w:val="Corpodetexto2"/>
    <w:uiPriority w:val="99"/>
    <w:semiHidden/>
    <w:rsid w:val="00FB64AE"/>
    <w:rPr>
      <w:sz w:val="24"/>
      <w:szCs w:val="24"/>
      <w:lang w:val="pt-BR" w:eastAsia="pt-BR"/>
    </w:rPr>
  </w:style>
  <w:style w:type="character" w:styleId="HiperlinkVisitado">
    <w:name w:val="FollowedHyperlink"/>
    <w:uiPriority w:val="99"/>
    <w:semiHidden/>
    <w:rsid w:val="00803056"/>
    <w:rPr>
      <w:color w:val="800080"/>
      <w:u w:val="single"/>
    </w:rPr>
  </w:style>
  <w:style w:type="paragraph" w:customStyle="1" w:styleId="Classif">
    <w:name w:val="Classif"/>
    <w:uiPriority w:val="99"/>
    <w:rsid w:val="00803056"/>
    <w:pPr>
      <w:ind w:left="288"/>
      <w:jc w:val="center"/>
    </w:pPr>
    <w:rPr>
      <w:lang w:val="pt-BR" w:eastAsia="pt-BR"/>
    </w:rPr>
  </w:style>
  <w:style w:type="paragraph" w:customStyle="1" w:styleId="DatReg">
    <w:name w:val="DatReg"/>
    <w:uiPriority w:val="99"/>
    <w:rsid w:val="00803056"/>
    <w:pPr>
      <w:ind w:left="288"/>
      <w:jc w:val="center"/>
    </w:pPr>
    <w:rPr>
      <w:lang w:val="pt-BR" w:eastAsia="pt-BR"/>
    </w:rPr>
  </w:style>
  <w:style w:type="paragraph" w:customStyle="1" w:styleId="NroReg">
    <w:name w:val="NroReg"/>
    <w:uiPriority w:val="99"/>
    <w:rsid w:val="00803056"/>
    <w:pPr>
      <w:ind w:left="288"/>
      <w:jc w:val="center"/>
    </w:pPr>
    <w:rPr>
      <w:sz w:val="18"/>
      <w:szCs w:val="18"/>
      <w:lang w:val="pt-BR" w:eastAsia="pt-BR"/>
    </w:rPr>
  </w:style>
  <w:style w:type="paragraph" w:customStyle="1" w:styleId="Paginacao">
    <w:name w:val="Paginacao"/>
    <w:uiPriority w:val="99"/>
    <w:rsid w:val="00803056"/>
    <w:pPr>
      <w:ind w:left="288"/>
      <w:jc w:val="center"/>
    </w:pPr>
    <w:rPr>
      <w:lang w:val="pt-BR" w:eastAsia="pt-BR"/>
    </w:rPr>
  </w:style>
  <w:style w:type="paragraph" w:customStyle="1" w:styleId="TituloTese">
    <w:name w:val="TituloTese"/>
    <w:uiPriority w:val="99"/>
    <w:rsid w:val="00803056"/>
    <w:pPr>
      <w:ind w:left="288"/>
      <w:jc w:val="both"/>
    </w:pPr>
    <w:rPr>
      <w:lang w:val="pt-BR" w:eastAsia="pt-BR"/>
    </w:rPr>
  </w:style>
  <w:style w:type="paragraph" w:customStyle="1" w:styleId="Autor">
    <w:name w:val="Autor"/>
    <w:uiPriority w:val="99"/>
    <w:rsid w:val="00803056"/>
    <w:pPr>
      <w:ind w:left="288"/>
      <w:jc w:val="both"/>
    </w:pPr>
    <w:rPr>
      <w:b/>
      <w:bCs/>
      <w:lang w:val="pt-BR" w:eastAsia="pt-BR"/>
    </w:rPr>
  </w:style>
  <w:style w:type="paragraph" w:customStyle="1" w:styleId="Instituicao">
    <w:name w:val="Instituicao"/>
    <w:uiPriority w:val="99"/>
    <w:rsid w:val="00803056"/>
    <w:pPr>
      <w:numPr>
        <w:ilvl w:val="12"/>
      </w:numPr>
      <w:ind w:left="288"/>
      <w:jc w:val="both"/>
    </w:pPr>
    <w:rPr>
      <w:lang w:val="pt-BR" w:eastAsia="pt-BR"/>
    </w:rPr>
  </w:style>
  <w:style w:type="paragraph" w:customStyle="1" w:styleId="Palchavsug">
    <w:name w:val="Palchavsug"/>
    <w:uiPriority w:val="99"/>
    <w:rsid w:val="00803056"/>
    <w:pPr>
      <w:numPr>
        <w:ilvl w:val="12"/>
      </w:numPr>
      <w:ind w:left="288"/>
      <w:jc w:val="both"/>
    </w:pPr>
    <w:rPr>
      <w:lang w:val="pt-BR" w:eastAsia="pt-BR"/>
    </w:rPr>
  </w:style>
  <w:style w:type="paragraph" w:customStyle="1" w:styleId="Apresent">
    <w:name w:val="Apresent"/>
    <w:uiPriority w:val="99"/>
    <w:rsid w:val="00803056"/>
    <w:pPr>
      <w:numPr>
        <w:ilvl w:val="12"/>
      </w:numPr>
      <w:ind w:left="288"/>
      <w:jc w:val="both"/>
    </w:pPr>
    <w:rPr>
      <w:lang w:val="pt-BR" w:eastAsia="pt-BR"/>
    </w:rPr>
  </w:style>
  <w:style w:type="paragraph" w:customStyle="1" w:styleId="Resumo">
    <w:name w:val="Resumo"/>
    <w:uiPriority w:val="99"/>
    <w:rsid w:val="00803056"/>
    <w:pPr>
      <w:numPr>
        <w:ilvl w:val="12"/>
      </w:numPr>
      <w:ind w:left="288"/>
      <w:jc w:val="both"/>
    </w:pPr>
    <w:rPr>
      <w:lang w:val="pt-BR" w:eastAsia="pt-BR"/>
    </w:rPr>
  </w:style>
  <w:style w:type="paragraph" w:styleId="Textodebalo">
    <w:name w:val="Balloon Text"/>
    <w:basedOn w:val="Normal"/>
    <w:link w:val="TextodebaloChar"/>
    <w:uiPriority w:val="99"/>
    <w:semiHidden/>
    <w:rsid w:val="0045034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45034D"/>
    <w:rPr>
      <w:rFonts w:ascii="Tahoma" w:hAnsi="Tahoma" w:cs="Tahoma"/>
      <w:sz w:val="16"/>
      <w:szCs w:val="16"/>
    </w:rPr>
  </w:style>
  <w:style w:type="paragraph" w:styleId="Reviso">
    <w:name w:val="Revision"/>
    <w:hidden/>
    <w:uiPriority w:val="99"/>
    <w:semiHidden/>
    <w:rsid w:val="0045034D"/>
    <w:pPr>
      <w:ind w:left="288"/>
    </w:pPr>
    <w:rPr>
      <w:sz w:val="24"/>
      <w:szCs w:val="24"/>
      <w:lang w:val="pt-BR" w:eastAsia="pt-BR"/>
    </w:rPr>
  </w:style>
  <w:style w:type="paragraph" w:customStyle="1" w:styleId="Pa8">
    <w:name w:val="Pa8"/>
    <w:basedOn w:val="Normal"/>
    <w:next w:val="Normal"/>
    <w:uiPriority w:val="99"/>
    <w:rsid w:val="004407C2"/>
    <w:pPr>
      <w:autoSpaceDE w:val="0"/>
      <w:autoSpaceDN w:val="0"/>
      <w:adjustRightInd w:val="0"/>
      <w:spacing w:line="211" w:lineRule="atLeast"/>
    </w:pPr>
    <w:rPr>
      <w:rFonts w:ascii="Times" w:hAnsi="Times" w:cs="Times"/>
    </w:rPr>
  </w:style>
  <w:style w:type="paragraph" w:customStyle="1" w:styleId="Default">
    <w:name w:val="Default"/>
    <w:uiPriority w:val="99"/>
    <w:rsid w:val="007A697A"/>
    <w:pPr>
      <w:autoSpaceDE w:val="0"/>
      <w:autoSpaceDN w:val="0"/>
      <w:adjustRightInd w:val="0"/>
      <w:ind w:left="288"/>
    </w:pPr>
    <w:rPr>
      <w:rFonts w:ascii="Times" w:hAnsi="Times" w:cs="Times"/>
      <w:color w:val="000000"/>
      <w:sz w:val="24"/>
      <w:szCs w:val="24"/>
      <w:lang w:val="pt-BR" w:eastAsia="pt-BR"/>
    </w:rPr>
  </w:style>
  <w:style w:type="paragraph" w:customStyle="1" w:styleId="Pa11">
    <w:name w:val="Pa11"/>
    <w:basedOn w:val="Default"/>
    <w:next w:val="Default"/>
    <w:uiPriority w:val="99"/>
    <w:rsid w:val="00DD0ABB"/>
    <w:pPr>
      <w:spacing w:line="231" w:lineRule="atLeast"/>
    </w:pPr>
    <w:rPr>
      <w:rFonts w:ascii="Helvetica" w:hAnsi="Helvetica" w:cs="Helvetica"/>
      <w:color w:val="auto"/>
    </w:rPr>
  </w:style>
  <w:style w:type="paragraph" w:customStyle="1" w:styleId="Pa3">
    <w:name w:val="Pa3"/>
    <w:basedOn w:val="Default"/>
    <w:next w:val="Default"/>
    <w:uiPriority w:val="99"/>
    <w:rsid w:val="00DD0ABB"/>
    <w:pPr>
      <w:spacing w:line="211" w:lineRule="atLeast"/>
    </w:pPr>
    <w:rPr>
      <w:rFonts w:ascii="Palatino Linotype" w:hAnsi="Palatino Linotype" w:cs="Palatino Linotype"/>
      <w:color w:val="auto"/>
    </w:rPr>
  </w:style>
  <w:style w:type="paragraph" w:customStyle="1" w:styleId="Pa10">
    <w:name w:val="Pa10"/>
    <w:basedOn w:val="Default"/>
    <w:next w:val="Default"/>
    <w:uiPriority w:val="99"/>
    <w:rsid w:val="00DD0ABB"/>
    <w:pPr>
      <w:spacing w:line="211" w:lineRule="atLeast"/>
    </w:pPr>
    <w:rPr>
      <w:rFonts w:ascii="Palatino Linotype" w:hAnsi="Palatino Linotype" w:cs="Palatino Linotype"/>
      <w:color w:val="auto"/>
    </w:rPr>
  </w:style>
  <w:style w:type="table" w:styleId="Tabelacomgrade">
    <w:name w:val="Table Grid"/>
    <w:basedOn w:val="Tabelanormal"/>
    <w:uiPriority w:val="99"/>
    <w:rsid w:val="00DE6531"/>
    <w:rPr>
      <w:rFonts w:ascii="Calibri" w:hAnsi="Calibri"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nfase">
    <w:name w:val="Emphasis"/>
    <w:uiPriority w:val="99"/>
    <w:rsid w:val="000C31ED"/>
    <w:rPr>
      <w:b/>
      <w:bCs/>
    </w:rPr>
  </w:style>
  <w:style w:type="paragraph" w:styleId="PargrafodaLista">
    <w:name w:val="List Paragraph"/>
    <w:basedOn w:val="Normal"/>
    <w:uiPriority w:val="99"/>
    <w:rsid w:val="000C31ED"/>
    <w:pPr>
      <w:ind w:left="720"/>
      <w:contextualSpacing/>
    </w:pPr>
  </w:style>
  <w:style w:type="character" w:customStyle="1" w:styleId="Fotnotsreferens">
    <w:name w:val="Fotnotsreferens"/>
    <w:uiPriority w:val="99"/>
    <w:rsid w:val="00545817"/>
    <w:rPr>
      <w:color w:val="000000"/>
    </w:rPr>
  </w:style>
  <w:style w:type="character" w:styleId="Forte">
    <w:name w:val="Strong"/>
    <w:uiPriority w:val="99"/>
    <w:rsid w:val="008F1491"/>
    <w:rPr>
      <w:b/>
      <w:bCs/>
    </w:rPr>
  </w:style>
  <w:style w:type="character" w:customStyle="1" w:styleId="gt-icon-text1">
    <w:name w:val="gt-icon-text1"/>
    <w:basedOn w:val="Fontepargpadro"/>
    <w:uiPriority w:val="99"/>
    <w:rsid w:val="00C601E2"/>
  </w:style>
  <w:style w:type="paragraph" w:customStyle="1" w:styleId="tituazul">
    <w:name w:val="titu_azul"/>
    <w:basedOn w:val="Normal"/>
    <w:uiPriority w:val="99"/>
    <w:rsid w:val="00510F5E"/>
    <w:pPr>
      <w:spacing w:before="100" w:beforeAutospacing="1" w:after="100" w:afterAutospacing="1"/>
    </w:pPr>
    <w:rPr>
      <w:rFonts w:ascii="Arial" w:hAnsi="Arial" w:cs="Arial"/>
      <w:b/>
      <w:bCs/>
      <w:color w:val="2F2677"/>
      <w:sz w:val="12"/>
      <w:szCs w:val="12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rsid w:val="00510F5E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link w:val="Partesuperior-zdoformulrio"/>
    <w:uiPriority w:val="99"/>
    <w:semiHidden/>
    <w:rsid w:val="00510F5E"/>
    <w:rPr>
      <w:rFonts w:ascii="Arial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rsid w:val="00510F5E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link w:val="Parteinferiordoformulrio"/>
    <w:uiPriority w:val="99"/>
    <w:semiHidden/>
    <w:rsid w:val="00510F5E"/>
    <w:rPr>
      <w:rFonts w:ascii="Arial" w:hAnsi="Arial" w:cs="Arial"/>
      <w:vanish/>
      <w:sz w:val="16"/>
      <w:szCs w:val="16"/>
    </w:rPr>
  </w:style>
  <w:style w:type="character" w:customStyle="1" w:styleId="A2">
    <w:name w:val="A2"/>
    <w:uiPriority w:val="99"/>
    <w:rsid w:val="00BE1657"/>
    <w:rPr>
      <w:b/>
      <w:bCs/>
      <w:color w:val="000000"/>
      <w:sz w:val="11"/>
      <w:szCs w:val="11"/>
    </w:rPr>
  </w:style>
  <w:style w:type="character" w:customStyle="1" w:styleId="A9">
    <w:name w:val="A9"/>
    <w:uiPriority w:val="99"/>
    <w:rsid w:val="00BE1657"/>
    <w:rPr>
      <w:color w:val="000000"/>
      <w:sz w:val="18"/>
      <w:szCs w:val="18"/>
    </w:rPr>
  </w:style>
  <w:style w:type="paragraph" w:customStyle="1" w:styleId="Pa0">
    <w:name w:val="Pa0"/>
    <w:basedOn w:val="Default"/>
    <w:next w:val="Default"/>
    <w:uiPriority w:val="99"/>
    <w:rsid w:val="00CE0192"/>
    <w:pPr>
      <w:spacing w:line="281" w:lineRule="atLeast"/>
    </w:pPr>
    <w:rPr>
      <w:rFonts w:ascii="Helvetica" w:hAnsi="Helvetica" w:cs="Helvetica"/>
      <w:color w:val="auto"/>
    </w:rPr>
  </w:style>
  <w:style w:type="character" w:customStyle="1" w:styleId="longtext">
    <w:name w:val="long_text"/>
    <w:basedOn w:val="Fontepargpadro"/>
    <w:uiPriority w:val="99"/>
    <w:rsid w:val="00EA5020"/>
  </w:style>
  <w:style w:type="paragraph" w:customStyle="1" w:styleId="CorpodeTexto0">
    <w:name w:val="Corpo de Texto"/>
    <w:basedOn w:val="Normal"/>
    <w:uiPriority w:val="99"/>
    <w:semiHidden/>
    <w:rsid w:val="00EA5020"/>
    <w:pPr>
      <w:spacing w:line="360" w:lineRule="auto"/>
    </w:pPr>
    <w:rPr>
      <w:rFonts w:ascii="Arial" w:eastAsia="MS Mincho" w:hAnsi="Arial" w:cs="Arial"/>
      <w:sz w:val="20"/>
      <w:szCs w:val="20"/>
    </w:rPr>
  </w:style>
  <w:style w:type="character" w:styleId="Nmerodelinha">
    <w:name w:val="line number"/>
    <w:basedOn w:val="Fontepargpadro"/>
    <w:uiPriority w:val="99"/>
    <w:semiHidden/>
    <w:rsid w:val="00E751E1"/>
  </w:style>
  <w:style w:type="paragraph" w:styleId="SemEspaamento">
    <w:name w:val="No Spacing"/>
    <w:uiPriority w:val="1"/>
    <w:rsid w:val="00831A72"/>
    <w:pPr>
      <w:ind w:left="288"/>
    </w:pPr>
    <w:rPr>
      <w:sz w:val="24"/>
      <w:szCs w:val="24"/>
      <w:lang w:val="pt-BR" w:eastAsia="pt-BR"/>
    </w:rPr>
  </w:style>
  <w:style w:type="paragraph" w:styleId="Subttulo">
    <w:name w:val="Subtitle"/>
    <w:basedOn w:val="Normal"/>
    <w:next w:val="Normal"/>
    <w:link w:val="SubttuloChar"/>
    <w:uiPriority w:val="11"/>
    <w:rsid w:val="00831A72"/>
    <w:pPr>
      <w:numPr>
        <w:ilvl w:val="1"/>
      </w:numPr>
      <w:spacing w:after="160"/>
      <w:ind w:left="288" w:firstLine="567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har">
    <w:name w:val="Subtítulo Char"/>
    <w:basedOn w:val="Fontepargpadro"/>
    <w:link w:val="Subttulo"/>
    <w:uiPriority w:val="11"/>
    <w:rsid w:val="00831A72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pt-BR" w:eastAsia="pt-BR"/>
    </w:rPr>
  </w:style>
  <w:style w:type="character" w:styleId="MenoPendente">
    <w:name w:val="Unresolved Mention"/>
    <w:basedOn w:val="Fontepargpadro"/>
    <w:uiPriority w:val="99"/>
    <w:rsid w:val="003234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82596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6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6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596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6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6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76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6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67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6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596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96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596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59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259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8259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59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596243">
                          <w:marLeft w:val="0"/>
                          <w:marRight w:val="0"/>
                          <w:marTop w:val="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96245">
                              <w:marLeft w:val="81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259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12" w:color="999999"/>
                            <w:left w:val="single" w:sz="4" w:space="12" w:color="999999"/>
                            <w:bottom w:val="single" w:sz="4" w:space="12" w:color="999999"/>
                            <w:right w:val="single" w:sz="4" w:space="12" w:color="999999"/>
                          </w:divBdr>
                          <w:divsChild>
                            <w:div w:id="88259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2596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596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596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999999"/>
                            <w:left w:val="single" w:sz="4" w:space="2" w:color="CCCCCC"/>
                            <w:bottom w:val="single" w:sz="4" w:space="3" w:color="999999"/>
                            <w:right w:val="single" w:sz="4" w:space="2" w:color="99999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5962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59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96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59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596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59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96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596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596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12">
          <w:marLeft w:val="0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6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217">
              <w:marLeft w:val="0"/>
              <w:marRight w:val="0"/>
              <w:marTop w:val="0"/>
              <w:marBottom w:val="10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2596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6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59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96219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2596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2596240">
                              <w:marLeft w:val="0"/>
                              <w:marRight w:val="0"/>
                              <w:marTop w:val="139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596203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2596269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2596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596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596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04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6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6264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6215">
                      <w:marLeft w:val="20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25962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6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6205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596231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2596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07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96273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6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63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6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25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08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br/prf/pt-br/acesso-a-informacao/dados-aberto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bec2c0c4858c41c7" Type="http://schemas.microsoft.com/office/2020/10/relationships/intelligence" Target="intelligence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272958-8854-4D45-8D92-F8BFC13637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1281</Words>
  <Characters>6919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Tese Doutorado Qualificação Reinaldo 18/06/2010</vt:lpstr>
    </vt:vector>
  </TitlesOfParts>
  <Company>Hewlett-Packard</Company>
  <LinksUpToDate>false</LinksUpToDate>
  <CharactersWithSpaces>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Tese Doutorado Qualificação Reinaldo 18/06/2010</dc:title>
  <dc:subject>SCM</dc:subject>
  <dc:creator>Reinaldo Fagundes dos Santos</dc:creator>
  <cp:lastModifiedBy>Caue</cp:lastModifiedBy>
  <cp:revision>4</cp:revision>
  <cp:lastPrinted>2011-06-20T19:51:00Z</cp:lastPrinted>
  <dcterms:created xsi:type="dcterms:W3CDTF">2026-03-14T01:12:00Z</dcterms:created>
  <dcterms:modified xsi:type="dcterms:W3CDTF">2026-04-17T23:56:00Z</dcterms:modified>
</cp:coreProperties>
</file>